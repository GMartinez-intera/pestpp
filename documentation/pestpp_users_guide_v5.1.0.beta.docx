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8E4FCC2"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066C80">
        <w:rPr>
          <w:b/>
          <w:i w:val="0"/>
          <w:sz w:val="40"/>
          <w:lang w:val="en-AU"/>
        </w:rPr>
        <w:t>1</w:t>
      </w:r>
      <w:r w:rsidR="002E064A">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14B0229" w:rsidR="00CE126F" w:rsidRPr="00CF4E55" w:rsidRDefault="002E064A" w:rsidP="00E1209D">
      <w:pPr>
        <w:pStyle w:val="BodyText"/>
        <w:jc w:val="center"/>
        <w:rPr>
          <w:rFonts w:ascii="Arial" w:hAnsi="Arial" w:cs="Arial"/>
          <w:i w:val="0"/>
          <w:noProof/>
          <w:lang w:val="en-AU"/>
        </w:rPr>
      </w:pPr>
      <w:r>
        <w:rPr>
          <w:rFonts w:ascii="Arial" w:hAnsi="Arial" w:cs="Arial"/>
          <w:i w:val="0"/>
          <w:noProof/>
          <w:lang w:val="en-AU"/>
        </w:rPr>
        <w:t>February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D40D02"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3A544D5" w14:textId="1C097600" w:rsidR="005F39E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734769" w:history="1">
        <w:r w:rsidR="005F39E4" w:rsidRPr="007E269E">
          <w:rPr>
            <w:rStyle w:val="Hyperlink"/>
            <w:noProof/>
          </w:rPr>
          <w:t>1. Introduction</w:t>
        </w:r>
        <w:r w:rsidR="005F39E4">
          <w:rPr>
            <w:noProof/>
            <w:webHidden/>
          </w:rPr>
          <w:tab/>
        </w:r>
        <w:r w:rsidR="005F39E4">
          <w:rPr>
            <w:noProof/>
            <w:webHidden/>
          </w:rPr>
          <w:fldChar w:fldCharType="begin"/>
        </w:r>
        <w:r w:rsidR="005F39E4">
          <w:rPr>
            <w:noProof/>
            <w:webHidden/>
          </w:rPr>
          <w:instrText xml:space="preserve"> PAGEREF _Toc72734769 \h </w:instrText>
        </w:r>
        <w:r w:rsidR="005F39E4">
          <w:rPr>
            <w:noProof/>
            <w:webHidden/>
          </w:rPr>
        </w:r>
        <w:r w:rsidR="005F39E4">
          <w:rPr>
            <w:noProof/>
            <w:webHidden/>
          </w:rPr>
          <w:fldChar w:fldCharType="separate"/>
        </w:r>
        <w:r w:rsidR="005F39E4">
          <w:rPr>
            <w:noProof/>
            <w:webHidden/>
          </w:rPr>
          <w:t>1</w:t>
        </w:r>
        <w:r w:rsidR="005F39E4">
          <w:rPr>
            <w:noProof/>
            <w:webHidden/>
          </w:rPr>
          <w:fldChar w:fldCharType="end"/>
        </w:r>
      </w:hyperlink>
    </w:p>
    <w:p w14:paraId="264EA281" w14:textId="325DC156"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70" w:history="1">
        <w:r w:rsidR="005F39E4" w:rsidRPr="007E269E">
          <w:rPr>
            <w:rStyle w:val="Hyperlink"/>
            <w:noProof/>
          </w:rPr>
          <w:t>1.1 PEST++ and PEST</w:t>
        </w:r>
        <w:r w:rsidR="005F39E4">
          <w:rPr>
            <w:noProof/>
            <w:webHidden/>
          </w:rPr>
          <w:tab/>
        </w:r>
        <w:r w:rsidR="005F39E4">
          <w:rPr>
            <w:noProof/>
            <w:webHidden/>
          </w:rPr>
          <w:fldChar w:fldCharType="begin"/>
        </w:r>
        <w:r w:rsidR="005F39E4">
          <w:rPr>
            <w:noProof/>
            <w:webHidden/>
          </w:rPr>
          <w:instrText xml:space="preserve"> PAGEREF _Toc72734770 \h </w:instrText>
        </w:r>
        <w:r w:rsidR="005F39E4">
          <w:rPr>
            <w:noProof/>
            <w:webHidden/>
          </w:rPr>
        </w:r>
        <w:r w:rsidR="005F39E4">
          <w:rPr>
            <w:noProof/>
            <w:webHidden/>
          </w:rPr>
          <w:fldChar w:fldCharType="separate"/>
        </w:r>
        <w:r w:rsidR="005F39E4">
          <w:rPr>
            <w:noProof/>
            <w:webHidden/>
          </w:rPr>
          <w:t>1</w:t>
        </w:r>
        <w:r w:rsidR="005F39E4">
          <w:rPr>
            <w:noProof/>
            <w:webHidden/>
          </w:rPr>
          <w:fldChar w:fldCharType="end"/>
        </w:r>
      </w:hyperlink>
    </w:p>
    <w:p w14:paraId="31BD03E8" w14:textId="60D2BCE2"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71" w:history="1">
        <w:r w:rsidR="005F39E4" w:rsidRPr="007E269E">
          <w:rPr>
            <w:rStyle w:val="Hyperlink"/>
            <w:noProof/>
          </w:rPr>
          <w:t>1.2 Software Installation</w:t>
        </w:r>
        <w:r w:rsidR="005F39E4">
          <w:rPr>
            <w:noProof/>
            <w:webHidden/>
          </w:rPr>
          <w:tab/>
        </w:r>
        <w:r w:rsidR="005F39E4">
          <w:rPr>
            <w:noProof/>
            <w:webHidden/>
          </w:rPr>
          <w:fldChar w:fldCharType="begin"/>
        </w:r>
        <w:r w:rsidR="005F39E4">
          <w:rPr>
            <w:noProof/>
            <w:webHidden/>
          </w:rPr>
          <w:instrText xml:space="preserve"> PAGEREF _Toc72734771 \h </w:instrText>
        </w:r>
        <w:r w:rsidR="005F39E4">
          <w:rPr>
            <w:noProof/>
            <w:webHidden/>
          </w:rPr>
        </w:r>
        <w:r w:rsidR="005F39E4">
          <w:rPr>
            <w:noProof/>
            <w:webHidden/>
          </w:rPr>
          <w:fldChar w:fldCharType="separate"/>
        </w:r>
        <w:r w:rsidR="005F39E4">
          <w:rPr>
            <w:noProof/>
            <w:webHidden/>
          </w:rPr>
          <w:t>3</w:t>
        </w:r>
        <w:r w:rsidR="005F39E4">
          <w:rPr>
            <w:noProof/>
            <w:webHidden/>
          </w:rPr>
          <w:fldChar w:fldCharType="end"/>
        </w:r>
      </w:hyperlink>
    </w:p>
    <w:p w14:paraId="3B4BBB57" w14:textId="3282FD10"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72" w:history="1">
        <w:r w:rsidR="005F39E4" w:rsidRPr="007E269E">
          <w:rPr>
            <w:rStyle w:val="Hyperlink"/>
            <w:noProof/>
          </w:rPr>
          <w:t>1.3 This Document</w:t>
        </w:r>
        <w:r w:rsidR="005F39E4">
          <w:rPr>
            <w:noProof/>
            <w:webHidden/>
          </w:rPr>
          <w:tab/>
        </w:r>
        <w:r w:rsidR="005F39E4">
          <w:rPr>
            <w:noProof/>
            <w:webHidden/>
          </w:rPr>
          <w:fldChar w:fldCharType="begin"/>
        </w:r>
        <w:r w:rsidR="005F39E4">
          <w:rPr>
            <w:noProof/>
            <w:webHidden/>
          </w:rPr>
          <w:instrText xml:space="preserve"> PAGEREF _Toc72734772 \h </w:instrText>
        </w:r>
        <w:r w:rsidR="005F39E4">
          <w:rPr>
            <w:noProof/>
            <w:webHidden/>
          </w:rPr>
        </w:r>
        <w:r w:rsidR="005F39E4">
          <w:rPr>
            <w:noProof/>
            <w:webHidden/>
          </w:rPr>
          <w:fldChar w:fldCharType="separate"/>
        </w:r>
        <w:r w:rsidR="005F39E4">
          <w:rPr>
            <w:noProof/>
            <w:webHidden/>
          </w:rPr>
          <w:t>3</w:t>
        </w:r>
        <w:r w:rsidR="005F39E4">
          <w:rPr>
            <w:noProof/>
            <w:webHidden/>
          </w:rPr>
          <w:fldChar w:fldCharType="end"/>
        </w:r>
      </w:hyperlink>
    </w:p>
    <w:p w14:paraId="635ECD33" w14:textId="4901E6CD"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73" w:history="1">
        <w:r w:rsidR="005F39E4" w:rsidRPr="007E269E">
          <w:rPr>
            <w:rStyle w:val="Hyperlink"/>
            <w:noProof/>
          </w:rPr>
          <w:t>1.4 A Model: Some Considerations</w:t>
        </w:r>
        <w:r w:rsidR="005F39E4">
          <w:rPr>
            <w:noProof/>
            <w:webHidden/>
          </w:rPr>
          <w:tab/>
        </w:r>
        <w:r w:rsidR="005F39E4">
          <w:rPr>
            <w:noProof/>
            <w:webHidden/>
          </w:rPr>
          <w:fldChar w:fldCharType="begin"/>
        </w:r>
        <w:r w:rsidR="005F39E4">
          <w:rPr>
            <w:noProof/>
            <w:webHidden/>
          </w:rPr>
          <w:instrText xml:space="preserve"> PAGEREF _Toc72734773 \h </w:instrText>
        </w:r>
        <w:r w:rsidR="005F39E4">
          <w:rPr>
            <w:noProof/>
            <w:webHidden/>
          </w:rPr>
        </w:r>
        <w:r w:rsidR="005F39E4">
          <w:rPr>
            <w:noProof/>
            <w:webHidden/>
          </w:rPr>
          <w:fldChar w:fldCharType="separate"/>
        </w:r>
        <w:r w:rsidR="005F39E4">
          <w:rPr>
            <w:noProof/>
            <w:webHidden/>
          </w:rPr>
          <w:t>3</w:t>
        </w:r>
        <w:r w:rsidR="005F39E4">
          <w:rPr>
            <w:noProof/>
            <w:webHidden/>
          </w:rPr>
          <w:fldChar w:fldCharType="end"/>
        </w:r>
      </w:hyperlink>
    </w:p>
    <w:p w14:paraId="46F2FA23" w14:textId="74EDD0C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74" w:history="1">
        <w:r w:rsidR="005F39E4" w:rsidRPr="007E269E">
          <w:rPr>
            <w:rStyle w:val="Hyperlink"/>
            <w:noProof/>
          </w:rPr>
          <w:t>1.4.1 Running a Model</w:t>
        </w:r>
        <w:r w:rsidR="005F39E4">
          <w:rPr>
            <w:noProof/>
            <w:webHidden/>
          </w:rPr>
          <w:tab/>
        </w:r>
        <w:r w:rsidR="005F39E4">
          <w:rPr>
            <w:noProof/>
            <w:webHidden/>
          </w:rPr>
          <w:fldChar w:fldCharType="begin"/>
        </w:r>
        <w:r w:rsidR="005F39E4">
          <w:rPr>
            <w:noProof/>
            <w:webHidden/>
          </w:rPr>
          <w:instrText xml:space="preserve"> PAGEREF _Toc72734774 \h </w:instrText>
        </w:r>
        <w:r w:rsidR="005F39E4">
          <w:rPr>
            <w:noProof/>
            <w:webHidden/>
          </w:rPr>
        </w:r>
        <w:r w:rsidR="005F39E4">
          <w:rPr>
            <w:noProof/>
            <w:webHidden/>
          </w:rPr>
          <w:fldChar w:fldCharType="separate"/>
        </w:r>
        <w:r w:rsidR="005F39E4">
          <w:rPr>
            <w:noProof/>
            <w:webHidden/>
          </w:rPr>
          <w:t>3</w:t>
        </w:r>
        <w:r w:rsidR="005F39E4">
          <w:rPr>
            <w:noProof/>
            <w:webHidden/>
          </w:rPr>
          <w:fldChar w:fldCharType="end"/>
        </w:r>
      </w:hyperlink>
    </w:p>
    <w:p w14:paraId="7272FE08" w14:textId="17A655A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75" w:history="1">
        <w:r w:rsidR="005F39E4" w:rsidRPr="007E269E">
          <w:rPr>
            <w:rStyle w:val="Hyperlink"/>
            <w:noProof/>
          </w:rPr>
          <w:t>1.4.2 Model Input and Output Files</w:t>
        </w:r>
        <w:r w:rsidR="005F39E4">
          <w:rPr>
            <w:noProof/>
            <w:webHidden/>
          </w:rPr>
          <w:tab/>
        </w:r>
        <w:r w:rsidR="005F39E4">
          <w:rPr>
            <w:noProof/>
            <w:webHidden/>
          </w:rPr>
          <w:fldChar w:fldCharType="begin"/>
        </w:r>
        <w:r w:rsidR="005F39E4">
          <w:rPr>
            <w:noProof/>
            <w:webHidden/>
          </w:rPr>
          <w:instrText xml:space="preserve"> PAGEREF _Toc72734775 \h </w:instrText>
        </w:r>
        <w:r w:rsidR="005F39E4">
          <w:rPr>
            <w:noProof/>
            <w:webHidden/>
          </w:rPr>
        </w:r>
        <w:r w:rsidR="005F39E4">
          <w:rPr>
            <w:noProof/>
            <w:webHidden/>
          </w:rPr>
          <w:fldChar w:fldCharType="separate"/>
        </w:r>
        <w:r w:rsidR="005F39E4">
          <w:rPr>
            <w:noProof/>
            <w:webHidden/>
          </w:rPr>
          <w:t>4</w:t>
        </w:r>
        <w:r w:rsidR="005F39E4">
          <w:rPr>
            <w:noProof/>
            <w:webHidden/>
          </w:rPr>
          <w:fldChar w:fldCharType="end"/>
        </w:r>
      </w:hyperlink>
    </w:p>
    <w:p w14:paraId="408879A2" w14:textId="51F68F0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76" w:history="1">
        <w:r w:rsidR="005F39E4" w:rsidRPr="007E269E">
          <w:rPr>
            <w:rStyle w:val="Hyperlink"/>
            <w:noProof/>
          </w:rPr>
          <w:t>1.4.3 Differentiability of Model Outputs</w:t>
        </w:r>
        <w:r w:rsidR="005F39E4">
          <w:rPr>
            <w:noProof/>
            <w:webHidden/>
          </w:rPr>
          <w:tab/>
        </w:r>
        <w:r w:rsidR="005F39E4">
          <w:rPr>
            <w:noProof/>
            <w:webHidden/>
          </w:rPr>
          <w:fldChar w:fldCharType="begin"/>
        </w:r>
        <w:r w:rsidR="005F39E4">
          <w:rPr>
            <w:noProof/>
            <w:webHidden/>
          </w:rPr>
          <w:instrText xml:space="preserve"> PAGEREF _Toc72734776 \h </w:instrText>
        </w:r>
        <w:r w:rsidR="005F39E4">
          <w:rPr>
            <w:noProof/>
            <w:webHidden/>
          </w:rPr>
        </w:r>
        <w:r w:rsidR="005F39E4">
          <w:rPr>
            <w:noProof/>
            <w:webHidden/>
          </w:rPr>
          <w:fldChar w:fldCharType="separate"/>
        </w:r>
        <w:r w:rsidR="005F39E4">
          <w:rPr>
            <w:noProof/>
            <w:webHidden/>
          </w:rPr>
          <w:t>5</w:t>
        </w:r>
        <w:r w:rsidR="005F39E4">
          <w:rPr>
            <w:noProof/>
            <w:webHidden/>
          </w:rPr>
          <w:fldChar w:fldCharType="end"/>
        </w:r>
      </w:hyperlink>
    </w:p>
    <w:p w14:paraId="4EAF1816" w14:textId="0677A7B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77" w:history="1">
        <w:r w:rsidR="005F39E4" w:rsidRPr="007E269E">
          <w:rPr>
            <w:rStyle w:val="Hyperlink"/>
            <w:noProof/>
          </w:rPr>
          <w:t>1.4.4 Observations and Predictions</w:t>
        </w:r>
        <w:r w:rsidR="005F39E4">
          <w:rPr>
            <w:noProof/>
            <w:webHidden/>
          </w:rPr>
          <w:tab/>
        </w:r>
        <w:r w:rsidR="005F39E4">
          <w:rPr>
            <w:noProof/>
            <w:webHidden/>
          </w:rPr>
          <w:fldChar w:fldCharType="begin"/>
        </w:r>
        <w:r w:rsidR="005F39E4">
          <w:rPr>
            <w:noProof/>
            <w:webHidden/>
          </w:rPr>
          <w:instrText xml:space="preserve"> PAGEREF _Toc72734777 \h </w:instrText>
        </w:r>
        <w:r w:rsidR="005F39E4">
          <w:rPr>
            <w:noProof/>
            <w:webHidden/>
          </w:rPr>
        </w:r>
        <w:r w:rsidR="005F39E4">
          <w:rPr>
            <w:noProof/>
            <w:webHidden/>
          </w:rPr>
          <w:fldChar w:fldCharType="separate"/>
        </w:r>
        <w:r w:rsidR="005F39E4">
          <w:rPr>
            <w:noProof/>
            <w:webHidden/>
          </w:rPr>
          <w:t>6</w:t>
        </w:r>
        <w:r w:rsidR="005F39E4">
          <w:rPr>
            <w:noProof/>
            <w:webHidden/>
          </w:rPr>
          <w:fldChar w:fldCharType="end"/>
        </w:r>
      </w:hyperlink>
    </w:p>
    <w:p w14:paraId="2E3BF4D6" w14:textId="5B7F211A"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778" w:history="1">
        <w:r w:rsidR="005F39E4" w:rsidRPr="007E269E">
          <w:rPr>
            <w:rStyle w:val="Hyperlink"/>
            <w:noProof/>
          </w:rPr>
          <w:t>2.  The PEST(++) Model Interface</w:t>
        </w:r>
        <w:r w:rsidR="005F39E4">
          <w:rPr>
            <w:noProof/>
            <w:webHidden/>
          </w:rPr>
          <w:tab/>
        </w:r>
        <w:r w:rsidR="005F39E4">
          <w:rPr>
            <w:noProof/>
            <w:webHidden/>
          </w:rPr>
          <w:fldChar w:fldCharType="begin"/>
        </w:r>
        <w:r w:rsidR="005F39E4">
          <w:rPr>
            <w:noProof/>
            <w:webHidden/>
          </w:rPr>
          <w:instrText xml:space="preserve"> PAGEREF _Toc72734778 \h </w:instrText>
        </w:r>
        <w:r w:rsidR="005F39E4">
          <w:rPr>
            <w:noProof/>
            <w:webHidden/>
          </w:rPr>
        </w:r>
        <w:r w:rsidR="005F39E4">
          <w:rPr>
            <w:noProof/>
            <w:webHidden/>
          </w:rPr>
          <w:fldChar w:fldCharType="separate"/>
        </w:r>
        <w:r w:rsidR="005F39E4">
          <w:rPr>
            <w:noProof/>
            <w:webHidden/>
          </w:rPr>
          <w:t>7</w:t>
        </w:r>
        <w:r w:rsidR="005F39E4">
          <w:rPr>
            <w:noProof/>
            <w:webHidden/>
          </w:rPr>
          <w:fldChar w:fldCharType="end"/>
        </w:r>
      </w:hyperlink>
    </w:p>
    <w:p w14:paraId="4D2C7E59" w14:textId="4F76AF91"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79" w:history="1">
        <w:r w:rsidR="005F39E4" w:rsidRPr="007E269E">
          <w:rPr>
            <w:rStyle w:val="Hyperlink"/>
            <w:noProof/>
          </w:rPr>
          <w:t>2.1 Introduction</w:t>
        </w:r>
        <w:r w:rsidR="005F39E4">
          <w:rPr>
            <w:noProof/>
            <w:webHidden/>
          </w:rPr>
          <w:tab/>
        </w:r>
        <w:r w:rsidR="005F39E4">
          <w:rPr>
            <w:noProof/>
            <w:webHidden/>
          </w:rPr>
          <w:fldChar w:fldCharType="begin"/>
        </w:r>
        <w:r w:rsidR="005F39E4">
          <w:rPr>
            <w:noProof/>
            <w:webHidden/>
          </w:rPr>
          <w:instrText xml:space="preserve"> PAGEREF _Toc72734779 \h </w:instrText>
        </w:r>
        <w:r w:rsidR="005F39E4">
          <w:rPr>
            <w:noProof/>
            <w:webHidden/>
          </w:rPr>
        </w:r>
        <w:r w:rsidR="005F39E4">
          <w:rPr>
            <w:noProof/>
            <w:webHidden/>
          </w:rPr>
          <w:fldChar w:fldCharType="separate"/>
        </w:r>
        <w:r w:rsidR="005F39E4">
          <w:rPr>
            <w:noProof/>
            <w:webHidden/>
          </w:rPr>
          <w:t>7</w:t>
        </w:r>
        <w:r w:rsidR="005F39E4">
          <w:rPr>
            <w:noProof/>
            <w:webHidden/>
          </w:rPr>
          <w:fldChar w:fldCharType="end"/>
        </w:r>
      </w:hyperlink>
    </w:p>
    <w:p w14:paraId="3EF7F68C" w14:textId="697FA53D"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80" w:history="1">
        <w:r w:rsidR="005F39E4" w:rsidRPr="007E269E">
          <w:rPr>
            <w:rStyle w:val="Hyperlink"/>
            <w:noProof/>
          </w:rPr>
          <w:t>2.2 PEST++ Input Files</w:t>
        </w:r>
        <w:r w:rsidR="005F39E4">
          <w:rPr>
            <w:noProof/>
            <w:webHidden/>
          </w:rPr>
          <w:tab/>
        </w:r>
        <w:r w:rsidR="005F39E4">
          <w:rPr>
            <w:noProof/>
            <w:webHidden/>
          </w:rPr>
          <w:fldChar w:fldCharType="begin"/>
        </w:r>
        <w:r w:rsidR="005F39E4">
          <w:rPr>
            <w:noProof/>
            <w:webHidden/>
          </w:rPr>
          <w:instrText xml:space="preserve"> PAGEREF _Toc72734780 \h </w:instrText>
        </w:r>
        <w:r w:rsidR="005F39E4">
          <w:rPr>
            <w:noProof/>
            <w:webHidden/>
          </w:rPr>
        </w:r>
        <w:r w:rsidR="005F39E4">
          <w:rPr>
            <w:noProof/>
            <w:webHidden/>
          </w:rPr>
          <w:fldChar w:fldCharType="separate"/>
        </w:r>
        <w:r w:rsidR="005F39E4">
          <w:rPr>
            <w:noProof/>
            <w:webHidden/>
          </w:rPr>
          <w:t>7</w:t>
        </w:r>
        <w:r w:rsidR="005F39E4">
          <w:rPr>
            <w:noProof/>
            <w:webHidden/>
          </w:rPr>
          <w:fldChar w:fldCharType="end"/>
        </w:r>
      </w:hyperlink>
    </w:p>
    <w:p w14:paraId="49BA2702" w14:textId="462F083E"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81" w:history="1">
        <w:r w:rsidR="005F39E4" w:rsidRPr="007E269E">
          <w:rPr>
            <w:rStyle w:val="Hyperlink"/>
            <w:noProof/>
          </w:rPr>
          <w:t>2.3 Template Files</w:t>
        </w:r>
        <w:r w:rsidR="005F39E4">
          <w:rPr>
            <w:noProof/>
            <w:webHidden/>
          </w:rPr>
          <w:tab/>
        </w:r>
        <w:r w:rsidR="005F39E4">
          <w:rPr>
            <w:noProof/>
            <w:webHidden/>
          </w:rPr>
          <w:fldChar w:fldCharType="begin"/>
        </w:r>
        <w:r w:rsidR="005F39E4">
          <w:rPr>
            <w:noProof/>
            <w:webHidden/>
          </w:rPr>
          <w:instrText xml:space="preserve"> PAGEREF _Toc72734781 \h </w:instrText>
        </w:r>
        <w:r w:rsidR="005F39E4">
          <w:rPr>
            <w:noProof/>
            <w:webHidden/>
          </w:rPr>
        </w:r>
        <w:r w:rsidR="005F39E4">
          <w:rPr>
            <w:noProof/>
            <w:webHidden/>
          </w:rPr>
          <w:fldChar w:fldCharType="separate"/>
        </w:r>
        <w:r w:rsidR="005F39E4">
          <w:rPr>
            <w:noProof/>
            <w:webHidden/>
          </w:rPr>
          <w:t>7</w:t>
        </w:r>
        <w:r w:rsidR="005F39E4">
          <w:rPr>
            <w:noProof/>
            <w:webHidden/>
          </w:rPr>
          <w:fldChar w:fldCharType="end"/>
        </w:r>
      </w:hyperlink>
    </w:p>
    <w:p w14:paraId="057762E1" w14:textId="1177073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82" w:history="1">
        <w:r w:rsidR="005F39E4" w:rsidRPr="007E269E">
          <w:rPr>
            <w:rStyle w:val="Hyperlink"/>
            <w:noProof/>
          </w:rPr>
          <w:t>2.3.1 Model Input Files</w:t>
        </w:r>
        <w:r w:rsidR="005F39E4">
          <w:rPr>
            <w:noProof/>
            <w:webHidden/>
          </w:rPr>
          <w:tab/>
        </w:r>
        <w:r w:rsidR="005F39E4">
          <w:rPr>
            <w:noProof/>
            <w:webHidden/>
          </w:rPr>
          <w:fldChar w:fldCharType="begin"/>
        </w:r>
        <w:r w:rsidR="005F39E4">
          <w:rPr>
            <w:noProof/>
            <w:webHidden/>
          </w:rPr>
          <w:instrText xml:space="preserve"> PAGEREF _Toc72734782 \h </w:instrText>
        </w:r>
        <w:r w:rsidR="005F39E4">
          <w:rPr>
            <w:noProof/>
            <w:webHidden/>
          </w:rPr>
        </w:r>
        <w:r w:rsidR="005F39E4">
          <w:rPr>
            <w:noProof/>
            <w:webHidden/>
          </w:rPr>
          <w:fldChar w:fldCharType="separate"/>
        </w:r>
        <w:r w:rsidR="005F39E4">
          <w:rPr>
            <w:noProof/>
            <w:webHidden/>
          </w:rPr>
          <w:t>7</w:t>
        </w:r>
        <w:r w:rsidR="005F39E4">
          <w:rPr>
            <w:noProof/>
            <w:webHidden/>
          </w:rPr>
          <w:fldChar w:fldCharType="end"/>
        </w:r>
      </w:hyperlink>
    </w:p>
    <w:p w14:paraId="5018FB79" w14:textId="72B78A63"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83" w:history="1">
        <w:r w:rsidR="005F39E4" w:rsidRPr="007E269E">
          <w:rPr>
            <w:rStyle w:val="Hyperlink"/>
            <w:noProof/>
          </w:rPr>
          <w:t>2.3.2 An Example</w:t>
        </w:r>
        <w:r w:rsidR="005F39E4">
          <w:rPr>
            <w:noProof/>
            <w:webHidden/>
          </w:rPr>
          <w:tab/>
        </w:r>
        <w:r w:rsidR="005F39E4">
          <w:rPr>
            <w:noProof/>
            <w:webHidden/>
          </w:rPr>
          <w:fldChar w:fldCharType="begin"/>
        </w:r>
        <w:r w:rsidR="005F39E4">
          <w:rPr>
            <w:noProof/>
            <w:webHidden/>
          </w:rPr>
          <w:instrText xml:space="preserve"> PAGEREF _Toc72734783 \h </w:instrText>
        </w:r>
        <w:r w:rsidR="005F39E4">
          <w:rPr>
            <w:noProof/>
            <w:webHidden/>
          </w:rPr>
        </w:r>
        <w:r w:rsidR="005F39E4">
          <w:rPr>
            <w:noProof/>
            <w:webHidden/>
          </w:rPr>
          <w:fldChar w:fldCharType="separate"/>
        </w:r>
        <w:r w:rsidR="005F39E4">
          <w:rPr>
            <w:noProof/>
            <w:webHidden/>
          </w:rPr>
          <w:t>8</w:t>
        </w:r>
        <w:r w:rsidR="005F39E4">
          <w:rPr>
            <w:noProof/>
            <w:webHidden/>
          </w:rPr>
          <w:fldChar w:fldCharType="end"/>
        </w:r>
      </w:hyperlink>
    </w:p>
    <w:p w14:paraId="69743176" w14:textId="3DEF984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84" w:history="1">
        <w:r w:rsidR="005F39E4" w:rsidRPr="007E269E">
          <w:rPr>
            <w:rStyle w:val="Hyperlink"/>
            <w:noProof/>
          </w:rPr>
          <w:t>2.3.3 The Parameter Delimiter</w:t>
        </w:r>
        <w:r w:rsidR="005F39E4">
          <w:rPr>
            <w:noProof/>
            <w:webHidden/>
          </w:rPr>
          <w:tab/>
        </w:r>
        <w:r w:rsidR="005F39E4">
          <w:rPr>
            <w:noProof/>
            <w:webHidden/>
          </w:rPr>
          <w:fldChar w:fldCharType="begin"/>
        </w:r>
        <w:r w:rsidR="005F39E4">
          <w:rPr>
            <w:noProof/>
            <w:webHidden/>
          </w:rPr>
          <w:instrText xml:space="preserve"> PAGEREF _Toc72734784 \h </w:instrText>
        </w:r>
        <w:r w:rsidR="005F39E4">
          <w:rPr>
            <w:noProof/>
            <w:webHidden/>
          </w:rPr>
        </w:r>
        <w:r w:rsidR="005F39E4">
          <w:rPr>
            <w:noProof/>
            <w:webHidden/>
          </w:rPr>
          <w:fldChar w:fldCharType="separate"/>
        </w:r>
        <w:r w:rsidR="005F39E4">
          <w:rPr>
            <w:noProof/>
            <w:webHidden/>
          </w:rPr>
          <w:t>9</w:t>
        </w:r>
        <w:r w:rsidR="005F39E4">
          <w:rPr>
            <w:noProof/>
            <w:webHidden/>
          </w:rPr>
          <w:fldChar w:fldCharType="end"/>
        </w:r>
      </w:hyperlink>
    </w:p>
    <w:p w14:paraId="299A7A46" w14:textId="745D0E8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85" w:history="1">
        <w:r w:rsidR="005F39E4" w:rsidRPr="007E269E">
          <w:rPr>
            <w:rStyle w:val="Hyperlink"/>
            <w:noProof/>
          </w:rPr>
          <w:t>2.3.4 Parameter Names</w:t>
        </w:r>
        <w:r w:rsidR="005F39E4">
          <w:rPr>
            <w:noProof/>
            <w:webHidden/>
          </w:rPr>
          <w:tab/>
        </w:r>
        <w:r w:rsidR="005F39E4">
          <w:rPr>
            <w:noProof/>
            <w:webHidden/>
          </w:rPr>
          <w:fldChar w:fldCharType="begin"/>
        </w:r>
        <w:r w:rsidR="005F39E4">
          <w:rPr>
            <w:noProof/>
            <w:webHidden/>
          </w:rPr>
          <w:instrText xml:space="preserve"> PAGEREF _Toc72734785 \h </w:instrText>
        </w:r>
        <w:r w:rsidR="005F39E4">
          <w:rPr>
            <w:noProof/>
            <w:webHidden/>
          </w:rPr>
        </w:r>
        <w:r w:rsidR="005F39E4">
          <w:rPr>
            <w:noProof/>
            <w:webHidden/>
          </w:rPr>
          <w:fldChar w:fldCharType="separate"/>
        </w:r>
        <w:r w:rsidR="005F39E4">
          <w:rPr>
            <w:noProof/>
            <w:webHidden/>
          </w:rPr>
          <w:t>9</w:t>
        </w:r>
        <w:r w:rsidR="005F39E4">
          <w:rPr>
            <w:noProof/>
            <w:webHidden/>
          </w:rPr>
          <w:fldChar w:fldCharType="end"/>
        </w:r>
      </w:hyperlink>
    </w:p>
    <w:p w14:paraId="26519351" w14:textId="5EAE13F0"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86" w:history="1">
        <w:r w:rsidR="005F39E4" w:rsidRPr="007E269E">
          <w:rPr>
            <w:rStyle w:val="Hyperlink"/>
            <w:noProof/>
          </w:rPr>
          <w:t>2.3.5 Setting the Parameter Space Width</w:t>
        </w:r>
        <w:r w:rsidR="005F39E4">
          <w:rPr>
            <w:noProof/>
            <w:webHidden/>
          </w:rPr>
          <w:tab/>
        </w:r>
        <w:r w:rsidR="005F39E4">
          <w:rPr>
            <w:noProof/>
            <w:webHidden/>
          </w:rPr>
          <w:fldChar w:fldCharType="begin"/>
        </w:r>
        <w:r w:rsidR="005F39E4">
          <w:rPr>
            <w:noProof/>
            <w:webHidden/>
          </w:rPr>
          <w:instrText xml:space="preserve"> PAGEREF _Toc72734786 \h </w:instrText>
        </w:r>
        <w:r w:rsidR="005F39E4">
          <w:rPr>
            <w:noProof/>
            <w:webHidden/>
          </w:rPr>
        </w:r>
        <w:r w:rsidR="005F39E4">
          <w:rPr>
            <w:noProof/>
            <w:webHidden/>
          </w:rPr>
          <w:fldChar w:fldCharType="separate"/>
        </w:r>
        <w:r w:rsidR="005F39E4">
          <w:rPr>
            <w:noProof/>
            <w:webHidden/>
          </w:rPr>
          <w:t>10</w:t>
        </w:r>
        <w:r w:rsidR="005F39E4">
          <w:rPr>
            <w:noProof/>
            <w:webHidden/>
          </w:rPr>
          <w:fldChar w:fldCharType="end"/>
        </w:r>
      </w:hyperlink>
    </w:p>
    <w:p w14:paraId="228D53A2" w14:textId="4C0C874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87" w:history="1">
        <w:r w:rsidR="005F39E4" w:rsidRPr="007E269E">
          <w:rPr>
            <w:rStyle w:val="Hyperlink"/>
            <w:noProof/>
          </w:rPr>
          <w:t>2.3.6 How a Parameter Space is Filled with a Number</w:t>
        </w:r>
        <w:r w:rsidR="005F39E4">
          <w:rPr>
            <w:noProof/>
            <w:webHidden/>
          </w:rPr>
          <w:tab/>
        </w:r>
        <w:r w:rsidR="005F39E4">
          <w:rPr>
            <w:noProof/>
            <w:webHidden/>
          </w:rPr>
          <w:fldChar w:fldCharType="begin"/>
        </w:r>
        <w:r w:rsidR="005F39E4">
          <w:rPr>
            <w:noProof/>
            <w:webHidden/>
          </w:rPr>
          <w:instrText xml:space="preserve"> PAGEREF _Toc72734787 \h </w:instrText>
        </w:r>
        <w:r w:rsidR="005F39E4">
          <w:rPr>
            <w:noProof/>
            <w:webHidden/>
          </w:rPr>
        </w:r>
        <w:r w:rsidR="005F39E4">
          <w:rPr>
            <w:noProof/>
            <w:webHidden/>
          </w:rPr>
          <w:fldChar w:fldCharType="separate"/>
        </w:r>
        <w:r w:rsidR="005F39E4">
          <w:rPr>
            <w:noProof/>
            <w:webHidden/>
          </w:rPr>
          <w:t>11</w:t>
        </w:r>
        <w:r w:rsidR="005F39E4">
          <w:rPr>
            <w:noProof/>
            <w:webHidden/>
          </w:rPr>
          <w:fldChar w:fldCharType="end"/>
        </w:r>
      </w:hyperlink>
    </w:p>
    <w:p w14:paraId="22CE3316" w14:textId="15A52560"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88" w:history="1">
        <w:r w:rsidR="005F39E4" w:rsidRPr="007E269E">
          <w:rPr>
            <w:rStyle w:val="Hyperlink"/>
            <w:noProof/>
          </w:rPr>
          <w:t>2.3.7 Multiple Occurrences of the Same Parameter</w:t>
        </w:r>
        <w:r w:rsidR="005F39E4">
          <w:rPr>
            <w:noProof/>
            <w:webHidden/>
          </w:rPr>
          <w:tab/>
        </w:r>
        <w:r w:rsidR="005F39E4">
          <w:rPr>
            <w:noProof/>
            <w:webHidden/>
          </w:rPr>
          <w:fldChar w:fldCharType="begin"/>
        </w:r>
        <w:r w:rsidR="005F39E4">
          <w:rPr>
            <w:noProof/>
            <w:webHidden/>
          </w:rPr>
          <w:instrText xml:space="preserve"> PAGEREF _Toc72734788 \h </w:instrText>
        </w:r>
        <w:r w:rsidR="005F39E4">
          <w:rPr>
            <w:noProof/>
            <w:webHidden/>
          </w:rPr>
        </w:r>
        <w:r w:rsidR="005F39E4">
          <w:rPr>
            <w:noProof/>
            <w:webHidden/>
          </w:rPr>
          <w:fldChar w:fldCharType="separate"/>
        </w:r>
        <w:r w:rsidR="005F39E4">
          <w:rPr>
            <w:noProof/>
            <w:webHidden/>
          </w:rPr>
          <w:t>12</w:t>
        </w:r>
        <w:r w:rsidR="005F39E4">
          <w:rPr>
            <w:noProof/>
            <w:webHidden/>
          </w:rPr>
          <w:fldChar w:fldCharType="end"/>
        </w:r>
      </w:hyperlink>
    </w:p>
    <w:p w14:paraId="5B8AA689" w14:textId="2B7783B2"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89" w:history="1">
        <w:r w:rsidR="005F39E4" w:rsidRPr="007E269E">
          <w:rPr>
            <w:rStyle w:val="Hyperlink"/>
            <w:noProof/>
          </w:rPr>
          <w:t>2.3.8 Preparing a Template File</w:t>
        </w:r>
        <w:r w:rsidR="005F39E4">
          <w:rPr>
            <w:noProof/>
            <w:webHidden/>
          </w:rPr>
          <w:tab/>
        </w:r>
        <w:r w:rsidR="005F39E4">
          <w:rPr>
            <w:noProof/>
            <w:webHidden/>
          </w:rPr>
          <w:fldChar w:fldCharType="begin"/>
        </w:r>
        <w:r w:rsidR="005F39E4">
          <w:rPr>
            <w:noProof/>
            <w:webHidden/>
          </w:rPr>
          <w:instrText xml:space="preserve"> PAGEREF _Toc72734789 \h </w:instrText>
        </w:r>
        <w:r w:rsidR="005F39E4">
          <w:rPr>
            <w:noProof/>
            <w:webHidden/>
          </w:rPr>
        </w:r>
        <w:r w:rsidR="005F39E4">
          <w:rPr>
            <w:noProof/>
            <w:webHidden/>
          </w:rPr>
          <w:fldChar w:fldCharType="separate"/>
        </w:r>
        <w:r w:rsidR="005F39E4">
          <w:rPr>
            <w:noProof/>
            <w:webHidden/>
          </w:rPr>
          <w:t>12</w:t>
        </w:r>
        <w:r w:rsidR="005F39E4">
          <w:rPr>
            <w:noProof/>
            <w:webHidden/>
          </w:rPr>
          <w:fldChar w:fldCharType="end"/>
        </w:r>
      </w:hyperlink>
    </w:p>
    <w:p w14:paraId="7123C3E9" w14:textId="4C3E0302"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90" w:history="1">
        <w:r w:rsidR="005F39E4" w:rsidRPr="007E269E">
          <w:rPr>
            <w:rStyle w:val="Hyperlink"/>
            <w:noProof/>
          </w:rPr>
          <w:t>2.4 Instruction Files</w:t>
        </w:r>
        <w:r w:rsidR="005F39E4">
          <w:rPr>
            <w:noProof/>
            <w:webHidden/>
          </w:rPr>
          <w:tab/>
        </w:r>
        <w:r w:rsidR="005F39E4">
          <w:rPr>
            <w:noProof/>
            <w:webHidden/>
          </w:rPr>
          <w:fldChar w:fldCharType="begin"/>
        </w:r>
        <w:r w:rsidR="005F39E4">
          <w:rPr>
            <w:noProof/>
            <w:webHidden/>
          </w:rPr>
          <w:instrText xml:space="preserve"> PAGEREF _Toc72734790 \h </w:instrText>
        </w:r>
        <w:r w:rsidR="005F39E4">
          <w:rPr>
            <w:noProof/>
            <w:webHidden/>
          </w:rPr>
        </w:r>
        <w:r w:rsidR="005F39E4">
          <w:rPr>
            <w:noProof/>
            <w:webHidden/>
          </w:rPr>
          <w:fldChar w:fldCharType="separate"/>
        </w:r>
        <w:r w:rsidR="005F39E4">
          <w:rPr>
            <w:noProof/>
            <w:webHidden/>
          </w:rPr>
          <w:t>12</w:t>
        </w:r>
        <w:r w:rsidR="005F39E4">
          <w:rPr>
            <w:noProof/>
            <w:webHidden/>
          </w:rPr>
          <w:fldChar w:fldCharType="end"/>
        </w:r>
      </w:hyperlink>
    </w:p>
    <w:p w14:paraId="041FC24D" w14:textId="263C07A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91" w:history="1">
        <w:r w:rsidR="005F39E4" w:rsidRPr="007E269E">
          <w:rPr>
            <w:rStyle w:val="Hyperlink"/>
            <w:noProof/>
          </w:rPr>
          <w:t>2.4.1 Precision in Model Output Files</w:t>
        </w:r>
        <w:r w:rsidR="005F39E4">
          <w:rPr>
            <w:noProof/>
            <w:webHidden/>
          </w:rPr>
          <w:tab/>
        </w:r>
        <w:r w:rsidR="005F39E4">
          <w:rPr>
            <w:noProof/>
            <w:webHidden/>
          </w:rPr>
          <w:fldChar w:fldCharType="begin"/>
        </w:r>
        <w:r w:rsidR="005F39E4">
          <w:rPr>
            <w:noProof/>
            <w:webHidden/>
          </w:rPr>
          <w:instrText xml:space="preserve"> PAGEREF _Toc72734791 \h </w:instrText>
        </w:r>
        <w:r w:rsidR="005F39E4">
          <w:rPr>
            <w:noProof/>
            <w:webHidden/>
          </w:rPr>
        </w:r>
        <w:r w:rsidR="005F39E4">
          <w:rPr>
            <w:noProof/>
            <w:webHidden/>
          </w:rPr>
          <w:fldChar w:fldCharType="separate"/>
        </w:r>
        <w:r w:rsidR="005F39E4">
          <w:rPr>
            <w:noProof/>
            <w:webHidden/>
          </w:rPr>
          <w:t>13</w:t>
        </w:r>
        <w:r w:rsidR="005F39E4">
          <w:rPr>
            <w:noProof/>
            <w:webHidden/>
          </w:rPr>
          <w:fldChar w:fldCharType="end"/>
        </w:r>
      </w:hyperlink>
    </w:p>
    <w:p w14:paraId="516DB2CD" w14:textId="08BF3B03"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92" w:history="1">
        <w:r w:rsidR="005F39E4" w:rsidRPr="007E269E">
          <w:rPr>
            <w:rStyle w:val="Hyperlink"/>
            <w:noProof/>
          </w:rPr>
          <w:t>2.4.2 How Model Output Files are Read</w:t>
        </w:r>
        <w:r w:rsidR="005F39E4">
          <w:rPr>
            <w:noProof/>
            <w:webHidden/>
          </w:rPr>
          <w:tab/>
        </w:r>
        <w:r w:rsidR="005F39E4">
          <w:rPr>
            <w:noProof/>
            <w:webHidden/>
          </w:rPr>
          <w:fldChar w:fldCharType="begin"/>
        </w:r>
        <w:r w:rsidR="005F39E4">
          <w:rPr>
            <w:noProof/>
            <w:webHidden/>
          </w:rPr>
          <w:instrText xml:space="preserve"> PAGEREF _Toc72734792 \h </w:instrText>
        </w:r>
        <w:r w:rsidR="005F39E4">
          <w:rPr>
            <w:noProof/>
            <w:webHidden/>
          </w:rPr>
        </w:r>
        <w:r w:rsidR="005F39E4">
          <w:rPr>
            <w:noProof/>
            <w:webHidden/>
          </w:rPr>
          <w:fldChar w:fldCharType="separate"/>
        </w:r>
        <w:r w:rsidR="005F39E4">
          <w:rPr>
            <w:noProof/>
            <w:webHidden/>
          </w:rPr>
          <w:t>13</w:t>
        </w:r>
        <w:r w:rsidR="005F39E4">
          <w:rPr>
            <w:noProof/>
            <w:webHidden/>
          </w:rPr>
          <w:fldChar w:fldCharType="end"/>
        </w:r>
      </w:hyperlink>
    </w:p>
    <w:p w14:paraId="78715077" w14:textId="6B3874C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93" w:history="1">
        <w:r w:rsidR="005F39E4" w:rsidRPr="007E269E">
          <w:rPr>
            <w:rStyle w:val="Hyperlink"/>
            <w:noProof/>
          </w:rPr>
          <w:t>2.4.3 An Example Instruction File</w:t>
        </w:r>
        <w:r w:rsidR="005F39E4">
          <w:rPr>
            <w:noProof/>
            <w:webHidden/>
          </w:rPr>
          <w:tab/>
        </w:r>
        <w:r w:rsidR="005F39E4">
          <w:rPr>
            <w:noProof/>
            <w:webHidden/>
          </w:rPr>
          <w:fldChar w:fldCharType="begin"/>
        </w:r>
        <w:r w:rsidR="005F39E4">
          <w:rPr>
            <w:noProof/>
            <w:webHidden/>
          </w:rPr>
          <w:instrText xml:space="preserve"> PAGEREF _Toc72734793 \h </w:instrText>
        </w:r>
        <w:r w:rsidR="005F39E4">
          <w:rPr>
            <w:noProof/>
            <w:webHidden/>
          </w:rPr>
        </w:r>
        <w:r w:rsidR="005F39E4">
          <w:rPr>
            <w:noProof/>
            <w:webHidden/>
          </w:rPr>
          <w:fldChar w:fldCharType="separate"/>
        </w:r>
        <w:r w:rsidR="005F39E4">
          <w:rPr>
            <w:noProof/>
            <w:webHidden/>
          </w:rPr>
          <w:t>14</w:t>
        </w:r>
        <w:r w:rsidR="005F39E4">
          <w:rPr>
            <w:noProof/>
            <w:webHidden/>
          </w:rPr>
          <w:fldChar w:fldCharType="end"/>
        </w:r>
      </w:hyperlink>
    </w:p>
    <w:p w14:paraId="2E28D7F2" w14:textId="1032E24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94" w:history="1">
        <w:r w:rsidR="005F39E4" w:rsidRPr="007E269E">
          <w:rPr>
            <w:rStyle w:val="Hyperlink"/>
            <w:noProof/>
          </w:rPr>
          <w:t>2.4.4 The Marker Delimiter</w:t>
        </w:r>
        <w:r w:rsidR="005F39E4">
          <w:rPr>
            <w:noProof/>
            <w:webHidden/>
          </w:rPr>
          <w:tab/>
        </w:r>
        <w:r w:rsidR="005F39E4">
          <w:rPr>
            <w:noProof/>
            <w:webHidden/>
          </w:rPr>
          <w:fldChar w:fldCharType="begin"/>
        </w:r>
        <w:r w:rsidR="005F39E4">
          <w:rPr>
            <w:noProof/>
            <w:webHidden/>
          </w:rPr>
          <w:instrText xml:space="preserve"> PAGEREF _Toc72734794 \h </w:instrText>
        </w:r>
        <w:r w:rsidR="005F39E4">
          <w:rPr>
            <w:noProof/>
            <w:webHidden/>
          </w:rPr>
        </w:r>
        <w:r w:rsidR="005F39E4">
          <w:rPr>
            <w:noProof/>
            <w:webHidden/>
          </w:rPr>
          <w:fldChar w:fldCharType="separate"/>
        </w:r>
        <w:r w:rsidR="005F39E4">
          <w:rPr>
            <w:noProof/>
            <w:webHidden/>
          </w:rPr>
          <w:t>15</w:t>
        </w:r>
        <w:r w:rsidR="005F39E4">
          <w:rPr>
            <w:noProof/>
            <w:webHidden/>
          </w:rPr>
          <w:fldChar w:fldCharType="end"/>
        </w:r>
      </w:hyperlink>
    </w:p>
    <w:p w14:paraId="6FF13C59" w14:textId="4D567FF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95" w:history="1">
        <w:r w:rsidR="005F39E4" w:rsidRPr="007E269E">
          <w:rPr>
            <w:rStyle w:val="Hyperlink"/>
            <w:noProof/>
          </w:rPr>
          <w:t>2.4.5 Observation Names</w:t>
        </w:r>
        <w:r w:rsidR="005F39E4">
          <w:rPr>
            <w:noProof/>
            <w:webHidden/>
          </w:rPr>
          <w:tab/>
        </w:r>
        <w:r w:rsidR="005F39E4">
          <w:rPr>
            <w:noProof/>
            <w:webHidden/>
          </w:rPr>
          <w:fldChar w:fldCharType="begin"/>
        </w:r>
        <w:r w:rsidR="005F39E4">
          <w:rPr>
            <w:noProof/>
            <w:webHidden/>
          </w:rPr>
          <w:instrText xml:space="preserve"> PAGEREF _Toc72734795 \h </w:instrText>
        </w:r>
        <w:r w:rsidR="005F39E4">
          <w:rPr>
            <w:noProof/>
            <w:webHidden/>
          </w:rPr>
        </w:r>
        <w:r w:rsidR="005F39E4">
          <w:rPr>
            <w:noProof/>
            <w:webHidden/>
          </w:rPr>
          <w:fldChar w:fldCharType="separate"/>
        </w:r>
        <w:r w:rsidR="005F39E4">
          <w:rPr>
            <w:noProof/>
            <w:webHidden/>
          </w:rPr>
          <w:t>15</w:t>
        </w:r>
        <w:r w:rsidR="005F39E4">
          <w:rPr>
            <w:noProof/>
            <w:webHidden/>
          </w:rPr>
          <w:fldChar w:fldCharType="end"/>
        </w:r>
      </w:hyperlink>
    </w:p>
    <w:p w14:paraId="14A50F95" w14:textId="744902C3"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96" w:history="1">
        <w:r w:rsidR="005F39E4" w:rsidRPr="007E269E">
          <w:rPr>
            <w:rStyle w:val="Hyperlink"/>
            <w:noProof/>
          </w:rPr>
          <w:t>2.4.6 The Instruction Set</w:t>
        </w:r>
        <w:r w:rsidR="005F39E4">
          <w:rPr>
            <w:noProof/>
            <w:webHidden/>
          </w:rPr>
          <w:tab/>
        </w:r>
        <w:r w:rsidR="005F39E4">
          <w:rPr>
            <w:noProof/>
            <w:webHidden/>
          </w:rPr>
          <w:fldChar w:fldCharType="begin"/>
        </w:r>
        <w:r w:rsidR="005F39E4">
          <w:rPr>
            <w:noProof/>
            <w:webHidden/>
          </w:rPr>
          <w:instrText xml:space="preserve"> PAGEREF _Toc72734796 \h </w:instrText>
        </w:r>
        <w:r w:rsidR="005F39E4">
          <w:rPr>
            <w:noProof/>
            <w:webHidden/>
          </w:rPr>
        </w:r>
        <w:r w:rsidR="005F39E4">
          <w:rPr>
            <w:noProof/>
            <w:webHidden/>
          </w:rPr>
          <w:fldChar w:fldCharType="separate"/>
        </w:r>
        <w:r w:rsidR="005F39E4">
          <w:rPr>
            <w:noProof/>
            <w:webHidden/>
          </w:rPr>
          <w:t>16</w:t>
        </w:r>
        <w:r w:rsidR="005F39E4">
          <w:rPr>
            <w:noProof/>
            <w:webHidden/>
          </w:rPr>
          <w:fldChar w:fldCharType="end"/>
        </w:r>
      </w:hyperlink>
    </w:p>
    <w:p w14:paraId="1B537450" w14:textId="736A0C5D"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797" w:history="1">
        <w:r w:rsidR="005F39E4" w:rsidRPr="007E269E">
          <w:rPr>
            <w:rStyle w:val="Hyperlink"/>
            <w:noProof/>
          </w:rPr>
          <w:t>2.4.7 Making an Instruction File</w:t>
        </w:r>
        <w:r w:rsidR="005F39E4">
          <w:rPr>
            <w:noProof/>
            <w:webHidden/>
          </w:rPr>
          <w:tab/>
        </w:r>
        <w:r w:rsidR="005F39E4">
          <w:rPr>
            <w:noProof/>
            <w:webHidden/>
          </w:rPr>
          <w:fldChar w:fldCharType="begin"/>
        </w:r>
        <w:r w:rsidR="005F39E4">
          <w:rPr>
            <w:noProof/>
            <w:webHidden/>
          </w:rPr>
          <w:instrText xml:space="preserve"> PAGEREF _Toc72734797 \h </w:instrText>
        </w:r>
        <w:r w:rsidR="005F39E4">
          <w:rPr>
            <w:noProof/>
            <w:webHidden/>
          </w:rPr>
        </w:r>
        <w:r w:rsidR="005F39E4">
          <w:rPr>
            <w:noProof/>
            <w:webHidden/>
          </w:rPr>
          <w:fldChar w:fldCharType="separate"/>
        </w:r>
        <w:r w:rsidR="005F39E4">
          <w:rPr>
            <w:noProof/>
            <w:webHidden/>
          </w:rPr>
          <w:t>26</w:t>
        </w:r>
        <w:r w:rsidR="005F39E4">
          <w:rPr>
            <w:noProof/>
            <w:webHidden/>
          </w:rPr>
          <w:fldChar w:fldCharType="end"/>
        </w:r>
      </w:hyperlink>
    </w:p>
    <w:p w14:paraId="6BA1E8D7" w14:textId="2B0A637F"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798" w:history="1">
        <w:r w:rsidR="005F39E4" w:rsidRPr="007E269E">
          <w:rPr>
            <w:rStyle w:val="Hyperlink"/>
            <w:noProof/>
          </w:rPr>
          <w:t>3. Some Important PEST++ Features</w:t>
        </w:r>
        <w:r w:rsidR="005F39E4">
          <w:rPr>
            <w:noProof/>
            <w:webHidden/>
          </w:rPr>
          <w:tab/>
        </w:r>
        <w:r w:rsidR="005F39E4">
          <w:rPr>
            <w:noProof/>
            <w:webHidden/>
          </w:rPr>
          <w:fldChar w:fldCharType="begin"/>
        </w:r>
        <w:r w:rsidR="005F39E4">
          <w:rPr>
            <w:noProof/>
            <w:webHidden/>
          </w:rPr>
          <w:instrText xml:space="preserve"> PAGEREF _Toc72734798 \h </w:instrText>
        </w:r>
        <w:r w:rsidR="005F39E4">
          <w:rPr>
            <w:noProof/>
            <w:webHidden/>
          </w:rPr>
        </w:r>
        <w:r w:rsidR="005F39E4">
          <w:rPr>
            <w:noProof/>
            <w:webHidden/>
          </w:rPr>
          <w:fldChar w:fldCharType="separate"/>
        </w:r>
        <w:r w:rsidR="005F39E4">
          <w:rPr>
            <w:noProof/>
            <w:webHidden/>
          </w:rPr>
          <w:t>27</w:t>
        </w:r>
        <w:r w:rsidR="005F39E4">
          <w:rPr>
            <w:noProof/>
            <w:webHidden/>
          </w:rPr>
          <w:fldChar w:fldCharType="end"/>
        </w:r>
      </w:hyperlink>
    </w:p>
    <w:p w14:paraId="3D6E80C2" w14:textId="68E3582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799" w:history="1">
        <w:r w:rsidR="005F39E4" w:rsidRPr="007E269E">
          <w:rPr>
            <w:rStyle w:val="Hyperlink"/>
            <w:noProof/>
          </w:rPr>
          <w:t>3.1 General</w:t>
        </w:r>
        <w:r w:rsidR="005F39E4">
          <w:rPr>
            <w:noProof/>
            <w:webHidden/>
          </w:rPr>
          <w:tab/>
        </w:r>
        <w:r w:rsidR="005F39E4">
          <w:rPr>
            <w:noProof/>
            <w:webHidden/>
          </w:rPr>
          <w:fldChar w:fldCharType="begin"/>
        </w:r>
        <w:r w:rsidR="005F39E4">
          <w:rPr>
            <w:noProof/>
            <w:webHidden/>
          </w:rPr>
          <w:instrText xml:space="preserve"> PAGEREF _Toc72734799 \h </w:instrText>
        </w:r>
        <w:r w:rsidR="005F39E4">
          <w:rPr>
            <w:noProof/>
            <w:webHidden/>
          </w:rPr>
        </w:r>
        <w:r w:rsidR="005F39E4">
          <w:rPr>
            <w:noProof/>
            <w:webHidden/>
          </w:rPr>
          <w:fldChar w:fldCharType="separate"/>
        </w:r>
        <w:r w:rsidR="005F39E4">
          <w:rPr>
            <w:noProof/>
            <w:webHidden/>
          </w:rPr>
          <w:t>27</w:t>
        </w:r>
        <w:r w:rsidR="005F39E4">
          <w:rPr>
            <w:noProof/>
            <w:webHidden/>
          </w:rPr>
          <w:fldChar w:fldCharType="end"/>
        </w:r>
      </w:hyperlink>
    </w:p>
    <w:p w14:paraId="534E67AB" w14:textId="37C42077"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00" w:history="1">
        <w:r w:rsidR="005F39E4" w:rsidRPr="007E269E">
          <w:rPr>
            <w:rStyle w:val="Hyperlink"/>
            <w:noProof/>
          </w:rPr>
          <w:t>3.2 Parameter Adjustment</w:t>
        </w:r>
        <w:r w:rsidR="005F39E4">
          <w:rPr>
            <w:noProof/>
            <w:webHidden/>
          </w:rPr>
          <w:tab/>
        </w:r>
        <w:r w:rsidR="005F39E4">
          <w:rPr>
            <w:noProof/>
            <w:webHidden/>
          </w:rPr>
          <w:fldChar w:fldCharType="begin"/>
        </w:r>
        <w:r w:rsidR="005F39E4">
          <w:rPr>
            <w:noProof/>
            <w:webHidden/>
          </w:rPr>
          <w:instrText xml:space="preserve"> PAGEREF _Toc72734800 \h </w:instrText>
        </w:r>
        <w:r w:rsidR="005F39E4">
          <w:rPr>
            <w:noProof/>
            <w:webHidden/>
          </w:rPr>
        </w:r>
        <w:r w:rsidR="005F39E4">
          <w:rPr>
            <w:noProof/>
            <w:webHidden/>
          </w:rPr>
          <w:fldChar w:fldCharType="separate"/>
        </w:r>
        <w:r w:rsidR="005F39E4">
          <w:rPr>
            <w:noProof/>
            <w:webHidden/>
          </w:rPr>
          <w:t>27</w:t>
        </w:r>
        <w:r w:rsidR="005F39E4">
          <w:rPr>
            <w:noProof/>
            <w:webHidden/>
          </w:rPr>
          <w:fldChar w:fldCharType="end"/>
        </w:r>
      </w:hyperlink>
    </w:p>
    <w:p w14:paraId="01EBF91F" w14:textId="4F8660A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01" w:history="1">
        <w:r w:rsidR="005F39E4" w:rsidRPr="007E269E">
          <w:rPr>
            <w:rStyle w:val="Hyperlink"/>
            <w:noProof/>
          </w:rPr>
          <w:t>3.2.1 Parameter Transformation</w:t>
        </w:r>
        <w:r w:rsidR="005F39E4">
          <w:rPr>
            <w:noProof/>
            <w:webHidden/>
          </w:rPr>
          <w:tab/>
        </w:r>
        <w:r w:rsidR="005F39E4">
          <w:rPr>
            <w:noProof/>
            <w:webHidden/>
          </w:rPr>
          <w:fldChar w:fldCharType="begin"/>
        </w:r>
        <w:r w:rsidR="005F39E4">
          <w:rPr>
            <w:noProof/>
            <w:webHidden/>
          </w:rPr>
          <w:instrText xml:space="preserve"> PAGEREF _Toc72734801 \h </w:instrText>
        </w:r>
        <w:r w:rsidR="005F39E4">
          <w:rPr>
            <w:noProof/>
            <w:webHidden/>
          </w:rPr>
        </w:r>
        <w:r w:rsidR="005F39E4">
          <w:rPr>
            <w:noProof/>
            <w:webHidden/>
          </w:rPr>
          <w:fldChar w:fldCharType="separate"/>
        </w:r>
        <w:r w:rsidR="005F39E4">
          <w:rPr>
            <w:noProof/>
            <w:webHidden/>
          </w:rPr>
          <w:t>27</w:t>
        </w:r>
        <w:r w:rsidR="005F39E4">
          <w:rPr>
            <w:noProof/>
            <w:webHidden/>
          </w:rPr>
          <w:fldChar w:fldCharType="end"/>
        </w:r>
      </w:hyperlink>
    </w:p>
    <w:p w14:paraId="54C0C040" w14:textId="18C6DEA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02" w:history="1">
        <w:r w:rsidR="005F39E4" w:rsidRPr="007E269E">
          <w:rPr>
            <w:rStyle w:val="Hyperlink"/>
            <w:noProof/>
          </w:rPr>
          <w:t>3.2.2 Fixed and Tied Parameters</w:t>
        </w:r>
        <w:r w:rsidR="005F39E4">
          <w:rPr>
            <w:noProof/>
            <w:webHidden/>
          </w:rPr>
          <w:tab/>
        </w:r>
        <w:r w:rsidR="005F39E4">
          <w:rPr>
            <w:noProof/>
            <w:webHidden/>
          </w:rPr>
          <w:fldChar w:fldCharType="begin"/>
        </w:r>
        <w:r w:rsidR="005F39E4">
          <w:rPr>
            <w:noProof/>
            <w:webHidden/>
          </w:rPr>
          <w:instrText xml:space="preserve"> PAGEREF _Toc72734802 \h </w:instrText>
        </w:r>
        <w:r w:rsidR="005F39E4">
          <w:rPr>
            <w:noProof/>
            <w:webHidden/>
          </w:rPr>
        </w:r>
        <w:r w:rsidR="005F39E4">
          <w:rPr>
            <w:noProof/>
            <w:webHidden/>
          </w:rPr>
          <w:fldChar w:fldCharType="separate"/>
        </w:r>
        <w:r w:rsidR="005F39E4">
          <w:rPr>
            <w:noProof/>
            <w:webHidden/>
          </w:rPr>
          <w:t>27</w:t>
        </w:r>
        <w:r w:rsidR="005F39E4">
          <w:rPr>
            <w:noProof/>
            <w:webHidden/>
          </w:rPr>
          <w:fldChar w:fldCharType="end"/>
        </w:r>
      </w:hyperlink>
    </w:p>
    <w:p w14:paraId="019C349E" w14:textId="31D6F61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03" w:history="1">
        <w:r w:rsidR="005F39E4" w:rsidRPr="007E269E">
          <w:rPr>
            <w:rStyle w:val="Hyperlink"/>
            <w:noProof/>
          </w:rPr>
          <w:t>3.2.3 Upper and Lower Parameter Bounds</w:t>
        </w:r>
        <w:r w:rsidR="005F39E4">
          <w:rPr>
            <w:noProof/>
            <w:webHidden/>
          </w:rPr>
          <w:tab/>
        </w:r>
        <w:r w:rsidR="005F39E4">
          <w:rPr>
            <w:noProof/>
            <w:webHidden/>
          </w:rPr>
          <w:fldChar w:fldCharType="begin"/>
        </w:r>
        <w:r w:rsidR="005F39E4">
          <w:rPr>
            <w:noProof/>
            <w:webHidden/>
          </w:rPr>
          <w:instrText xml:space="preserve"> PAGEREF _Toc72734803 \h </w:instrText>
        </w:r>
        <w:r w:rsidR="005F39E4">
          <w:rPr>
            <w:noProof/>
            <w:webHidden/>
          </w:rPr>
        </w:r>
        <w:r w:rsidR="005F39E4">
          <w:rPr>
            <w:noProof/>
            <w:webHidden/>
          </w:rPr>
          <w:fldChar w:fldCharType="separate"/>
        </w:r>
        <w:r w:rsidR="005F39E4">
          <w:rPr>
            <w:noProof/>
            <w:webHidden/>
          </w:rPr>
          <w:t>28</w:t>
        </w:r>
        <w:r w:rsidR="005F39E4">
          <w:rPr>
            <w:noProof/>
            <w:webHidden/>
          </w:rPr>
          <w:fldChar w:fldCharType="end"/>
        </w:r>
      </w:hyperlink>
    </w:p>
    <w:p w14:paraId="609B41F3" w14:textId="1722ECB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04" w:history="1">
        <w:r w:rsidR="005F39E4" w:rsidRPr="007E269E">
          <w:rPr>
            <w:rStyle w:val="Hyperlink"/>
            <w:noProof/>
          </w:rPr>
          <w:t>3.2.4 Scale and Offset</w:t>
        </w:r>
        <w:r w:rsidR="005F39E4">
          <w:rPr>
            <w:noProof/>
            <w:webHidden/>
          </w:rPr>
          <w:tab/>
        </w:r>
        <w:r w:rsidR="005F39E4">
          <w:rPr>
            <w:noProof/>
            <w:webHidden/>
          </w:rPr>
          <w:fldChar w:fldCharType="begin"/>
        </w:r>
        <w:r w:rsidR="005F39E4">
          <w:rPr>
            <w:noProof/>
            <w:webHidden/>
          </w:rPr>
          <w:instrText xml:space="preserve"> PAGEREF _Toc72734804 \h </w:instrText>
        </w:r>
        <w:r w:rsidR="005F39E4">
          <w:rPr>
            <w:noProof/>
            <w:webHidden/>
          </w:rPr>
        </w:r>
        <w:r w:rsidR="005F39E4">
          <w:rPr>
            <w:noProof/>
            <w:webHidden/>
          </w:rPr>
          <w:fldChar w:fldCharType="separate"/>
        </w:r>
        <w:r w:rsidR="005F39E4">
          <w:rPr>
            <w:noProof/>
            <w:webHidden/>
          </w:rPr>
          <w:t>28</w:t>
        </w:r>
        <w:r w:rsidR="005F39E4">
          <w:rPr>
            <w:noProof/>
            <w:webHidden/>
          </w:rPr>
          <w:fldChar w:fldCharType="end"/>
        </w:r>
      </w:hyperlink>
    </w:p>
    <w:p w14:paraId="3F3DFC18" w14:textId="68E9FDF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05" w:history="1">
        <w:r w:rsidR="005F39E4" w:rsidRPr="007E269E">
          <w:rPr>
            <w:rStyle w:val="Hyperlink"/>
            <w:noProof/>
          </w:rPr>
          <w:t>3.2.5 Parameter Change Limits</w:t>
        </w:r>
        <w:r w:rsidR="005F39E4">
          <w:rPr>
            <w:noProof/>
            <w:webHidden/>
          </w:rPr>
          <w:tab/>
        </w:r>
        <w:r w:rsidR="005F39E4">
          <w:rPr>
            <w:noProof/>
            <w:webHidden/>
          </w:rPr>
          <w:fldChar w:fldCharType="begin"/>
        </w:r>
        <w:r w:rsidR="005F39E4">
          <w:rPr>
            <w:noProof/>
            <w:webHidden/>
          </w:rPr>
          <w:instrText xml:space="preserve"> PAGEREF _Toc72734805 \h </w:instrText>
        </w:r>
        <w:r w:rsidR="005F39E4">
          <w:rPr>
            <w:noProof/>
            <w:webHidden/>
          </w:rPr>
        </w:r>
        <w:r w:rsidR="005F39E4">
          <w:rPr>
            <w:noProof/>
            <w:webHidden/>
          </w:rPr>
          <w:fldChar w:fldCharType="separate"/>
        </w:r>
        <w:r w:rsidR="005F39E4">
          <w:rPr>
            <w:noProof/>
            <w:webHidden/>
          </w:rPr>
          <w:t>29</w:t>
        </w:r>
        <w:r w:rsidR="005F39E4">
          <w:rPr>
            <w:noProof/>
            <w:webHidden/>
          </w:rPr>
          <w:fldChar w:fldCharType="end"/>
        </w:r>
      </w:hyperlink>
    </w:p>
    <w:p w14:paraId="47FCEA7A" w14:textId="560C53A1"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06" w:history="1">
        <w:r w:rsidR="005F39E4" w:rsidRPr="007E269E">
          <w:rPr>
            <w:rStyle w:val="Hyperlink"/>
            <w:noProof/>
          </w:rPr>
          <w:t>3.3 Calculation of Derivatives</w:t>
        </w:r>
        <w:r w:rsidR="005F39E4">
          <w:rPr>
            <w:noProof/>
            <w:webHidden/>
          </w:rPr>
          <w:tab/>
        </w:r>
        <w:r w:rsidR="005F39E4">
          <w:rPr>
            <w:noProof/>
            <w:webHidden/>
          </w:rPr>
          <w:fldChar w:fldCharType="begin"/>
        </w:r>
        <w:r w:rsidR="005F39E4">
          <w:rPr>
            <w:noProof/>
            <w:webHidden/>
          </w:rPr>
          <w:instrText xml:space="preserve"> PAGEREF _Toc72734806 \h </w:instrText>
        </w:r>
        <w:r w:rsidR="005F39E4">
          <w:rPr>
            <w:noProof/>
            <w:webHidden/>
          </w:rPr>
        </w:r>
        <w:r w:rsidR="005F39E4">
          <w:rPr>
            <w:noProof/>
            <w:webHidden/>
          </w:rPr>
          <w:fldChar w:fldCharType="separate"/>
        </w:r>
        <w:r w:rsidR="005F39E4">
          <w:rPr>
            <w:noProof/>
            <w:webHidden/>
          </w:rPr>
          <w:t>31</w:t>
        </w:r>
        <w:r w:rsidR="005F39E4">
          <w:rPr>
            <w:noProof/>
            <w:webHidden/>
          </w:rPr>
          <w:fldChar w:fldCharType="end"/>
        </w:r>
      </w:hyperlink>
    </w:p>
    <w:p w14:paraId="4CBC2848" w14:textId="6371BDF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07" w:history="1">
        <w:r w:rsidR="005F39E4" w:rsidRPr="007E269E">
          <w:rPr>
            <w:rStyle w:val="Hyperlink"/>
            <w:noProof/>
          </w:rPr>
          <w:t>3.3.1 General</w:t>
        </w:r>
        <w:r w:rsidR="005F39E4">
          <w:rPr>
            <w:noProof/>
            <w:webHidden/>
          </w:rPr>
          <w:tab/>
        </w:r>
        <w:r w:rsidR="005F39E4">
          <w:rPr>
            <w:noProof/>
            <w:webHidden/>
          </w:rPr>
          <w:fldChar w:fldCharType="begin"/>
        </w:r>
        <w:r w:rsidR="005F39E4">
          <w:rPr>
            <w:noProof/>
            <w:webHidden/>
          </w:rPr>
          <w:instrText xml:space="preserve"> PAGEREF _Toc72734807 \h </w:instrText>
        </w:r>
        <w:r w:rsidR="005F39E4">
          <w:rPr>
            <w:noProof/>
            <w:webHidden/>
          </w:rPr>
        </w:r>
        <w:r w:rsidR="005F39E4">
          <w:rPr>
            <w:noProof/>
            <w:webHidden/>
          </w:rPr>
          <w:fldChar w:fldCharType="separate"/>
        </w:r>
        <w:r w:rsidR="005F39E4">
          <w:rPr>
            <w:noProof/>
            <w:webHidden/>
          </w:rPr>
          <w:t>31</w:t>
        </w:r>
        <w:r w:rsidR="005F39E4">
          <w:rPr>
            <w:noProof/>
            <w:webHidden/>
          </w:rPr>
          <w:fldChar w:fldCharType="end"/>
        </w:r>
      </w:hyperlink>
    </w:p>
    <w:p w14:paraId="69622374" w14:textId="28C8F92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08" w:history="1">
        <w:r w:rsidR="005F39E4" w:rsidRPr="007E269E">
          <w:rPr>
            <w:rStyle w:val="Hyperlink"/>
            <w:noProof/>
          </w:rPr>
          <w:t>3.3.2 Forward or Central Differences</w:t>
        </w:r>
        <w:r w:rsidR="005F39E4">
          <w:rPr>
            <w:noProof/>
            <w:webHidden/>
          </w:rPr>
          <w:tab/>
        </w:r>
        <w:r w:rsidR="005F39E4">
          <w:rPr>
            <w:noProof/>
            <w:webHidden/>
          </w:rPr>
          <w:fldChar w:fldCharType="begin"/>
        </w:r>
        <w:r w:rsidR="005F39E4">
          <w:rPr>
            <w:noProof/>
            <w:webHidden/>
          </w:rPr>
          <w:instrText xml:space="preserve"> PAGEREF _Toc72734808 \h </w:instrText>
        </w:r>
        <w:r w:rsidR="005F39E4">
          <w:rPr>
            <w:noProof/>
            <w:webHidden/>
          </w:rPr>
        </w:r>
        <w:r w:rsidR="005F39E4">
          <w:rPr>
            <w:noProof/>
            <w:webHidden/>
          </w:rPr>
          <w:fldChar w:fldCharType="separate"/>
        </w:r>
        <w:r w:rsidR="005F39E4">
          <w:rPr>
            <w:noProof/>
            <w:webHidden/>
          </w:rPr>
          <w:t>31</w:t>
        </w:r>
        <w:r w:rsidR="005F39E4">
          <w:rPr>
            <w:noProof/>
            <w:webHidden/>
          </w:rPr>
          <w:fldChar w:fldCharType="end"/>
        </w:r>
      </w:hyperlink>
    </w:p>
    <w:p w14:paraId="74F6F60C" w14:textId="448DC3BC"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09" w:history="1">
        <w:r w:rsidR="005F39E4" w:rsidRPr="007E269E">
          <w:rPr>
            <w:rStyle w:val="Hyperlink"/>
            <w:noProof/>
          </w:rPr>
          <w:t>3.3.3 Parameter Increments for Two and Three-Point Derivatives</w:t>
        </w:r>
        <w:r w:rsidR="005F39E4">
          <w:rPr>
            <w:noProof/>
            <w:webHidden/>
          </w:rPr>
          <w:tab/>
        </w:r>
        <w:r w:rsidR="005F39E4">
          <w:rPr>
            <w:noProof/>
            <w:webHidden/>
          </w:rPr>
          <w:fldChar w:fldCharType="begin"/>
        </w:r>
        <w:r w:rsidR="005F39E4">
          <w:rPr>
            <w:noProof/>
            <w:webHidden/>
          </w:rPr>
          <w:instrText xml:space="preserve"> PAGEREF _Toc72734809 \h </w:instrText>
        </w:r>
        <w:r w:rsidR="005F39E4">
          <w:rPr>
            <w:noProof/>
            <w:webHidden/>
          </w:rPr>
        </w:r>
        <w:r w:rsidR="005F39E4">
          <w:rPr>
            <w:noProof/>
            <w:webHidden/>
          </w:rPr>
          <w:fldChar w:fldCharType="separate"/>
        </w:r>
        <w:r w:rsidR="005F39E4">
          <w:rPr>
            <w:noProof/>
            <w:webHidden/>
          </w:rPr>
          <w:t>32</w:t>
        </w:r>
        <w:r w:rsidR="005F39E4">
          <w:rPr>
            <w:noProof/>
            <w:webHidden/>
          </w:rPr>
          <w:fldChar w:fldCharType="end"/>
        </w:r>
      </w:hyperlink>
    </w:p>
    <w:p w14:paraId="414A338E" w14:textId="1A6E6F8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10" w:history="1">
        <w:r w:rsidR="005F39E4" w:rsidRPr="007E269E">
          <w:rPr>
            <w:rStyle w:val="Hyperlink"/>
            <w:noProof/>
          </w:rPr>
          <w:t>3.3.4 Settings for Three-Point Derivatives</w:t>
        </w:r>
        <w:r w:rsidR="005F39E4">
          <w:rPr>
            <w:noProof/>
            <w:webHidden/>
          </w:rPr>
          <w:tab/>
        </w:r>
        <w:r w:rsidR="005F39E4">
          <w:rPr>
            <w:noProof/>
            <w:webHidden/>
          </w:rPr>
          <w:fldChar w:fldCharType="begin"/>
        </w:r>
        <w:r w:rsidR="005F39E4">
          <w:rPr>
            <w:noProof/>
            <w:webHidden/>
          </w:rPr>
          <w:instrText xml:space="preserve"> PAGEREF _Toc72734810 \h </w:instrText>
        </w:r>
        <w:r w:rsidR="005F39E4">
          <w:rPr>
            <w:noProof/>
            <w:webHidden/>
          </w:rPr>
        </w:r>
        <w:r w:rsidR="005F39E4">
          <w:rPr>
            <w:noProof/>
            <w:webHidden/>
          </w:rPr>
          <w:fldChar w:fldCharType="separate"/>
        </w:r>
        <w:r w:rsidR="005F39E4">
          <w:rPr>
            <w:noProof/>
            <w:webHidden/>
          </w:rPr>
          <w:t>34</w:t>
        </w:r>
        <w:r w:rsidR="005F39E4">
          <w:rPr>
            <w:noProof/>
            <w:webHidden/>
          </w:rPr>
          <w:fldChar w:fldCharType="end"/>
        </w:r>
      </w:hyperlink>
    </w:p>
    <w:p w14:paraId="56A8988A" w14:textId="117A2F0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11" w:history="1">
        <w:r w:rsidR="005F39E4" w:rsidRPr="007E269E">
          <w:rPr>
            <w:rStyle w:val="Hyperlink"/>
            <w:noProof/>
          </w:rPr>
          <w:t>3.3.5 How to Obtain Derivatives You Can Trust</w:t>
        </w:r>
        <w:r w:rsidR="005F39E4">
          <w:rPr>
            <w:noProof/>
            <w:webHidden/>
          </w:rPr>
          <w:tab/>
        </w:r>
        <w:r w:rsidR="005F39E4">
          <w:rPr>
            <w:noProof/>
            <w:webHidden/>
          </w:rPr>
          <w:fldChar w:fldCharType="begin"/>
        </w:r>
        <w:r w:rsidR="005F39E4">
          <w:rPr>
            <w:noProof/>
            <w:webHidden/>
          </w:rPr>
          <w:instrText xml:space="preserve"> PAGEREF _Toc72734811 \h </w:instrText>
        </w:r>
        <w:r w:rsidR="005F39E4">
          <w:rPr>
            <w:noProof/>
            <w:webHidden/>
          </w:rPr>
        </w:r>
        <w:r w:rsidR="005F39E4">
          <w:rPr>
            <w:noProof/>
            <w:webHidden/>
          </w:rPr>
          <w:fldChar w:fldCharType="separate"/>
        </w:r>
        <w:r w:rsidR="005F39E4">
          <w:rPr>
            <w:noProof/>
            <w:webHidden/>
          </w:rPr>
          <w:t>34</w:t>
        </w:r>
        <w:r w:rsidR="005F39E4">
          <w:rPr>
            <w:noProof/>
            <w:webHidden/>
          </w:rPr>
          <w:fldChar w:fldCharType="end"/>
        </w:r>
      </w:hyperlink>
    </w:p>
    <w:p w14:paraId="1CF0CAB0" w14:textId="7AE5F96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12" w:history="1">
        <w:r w:rsidR="005F39E4" w:rsidRPr="007E269E">
          <w:rPr>
            <w:rStyle w:val="Hyperlink"/>
            <w:noProof/>
          </w:rPr>
          <w:t>3.3.6 Looking at Model Outputs under the Magnifying Glass</w:t>
        </w:r>
        <w:r w:rsidR="005F39E4">
          <w:rPr>
            <w:noProof/>
            <w:webHidden/>
          </w:rPr>
          <w:tab/>
        </w:r>
        <w:r w:rsidR="005F39E4">
          <w:rPr>
            <w:noProof/>
            <w:webHidden/>
          </w:rPr>
          <w:fldChar w:fldCharType="begin"/>
        </w:r>
        <w:r w:rsidR="005F39E4">
          <w:rPr>
            <w:noProof/>
            <w:webHidden/>
          </w:rPr>
          <w:instrText xml:space="preserve"> PAGEREF _Toc72734812 \h </w:instrText>
        </w:r>
        <w:r w:rsidR="005F39E4">
          <w:rPr>
            <w:noProof/>
            <w:webHidden/>
          </w:rPr>
        </w:r>
        <w:r w:rsidR="005F39E4">
          <w:rPr>
            <w:noProof/>
            <w:webHidden/>
          </w:rPr>
          <w:fldChar w:fldCharType="separate"/>
        </w:r>
        <w:r w:rsidR="005F39E4">
          <w:rPr>
            <w:noProof/>
            <w:webHidden/>
          </w:rPr>
          <w:t>35</w:t>
        </w:r>
        <w:r w:rsidR="005F39E4">
          <w:rPr>
            <w:noProof/>
            <w:webHidden/>
          </w:rPr>
          <w:fldChar w:fldCharType="end"/>
        </w:r>
      </w:hyperlink>
    </w:p>
    <w:p w14:paraId="5C9C92A2" w14:textId="1EECFDB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13" w:history="1">
        <w:r w:rsidR="005F39E4" w:rsidRPr="007E269E">
          <w:rPr>
            <w:rStyle w:val="Hyperlink"/>
            <w:noProof/>
          </w:rPr>
          <w:t>3.4 The Jacobian Matrix File</w:t>
        </w:r>
        <w:r w:rsidR="005F39E4">
          <w:rPr>
            <w:noProof/>
            <w:webHidden/>
          </w:rPr>
          <w:tab/>
        </w:r>
        <w:r w:rsidR="005F39E4">
          <w:rPr>
            <w:noProof/>
            <w:webHidden/>
          </w:rPr>
          <w:fldChar w:fldCharType="begin"/>
        </w:r>
        <w:r w:rsidR="005F39E4">
          <w:rPr>
            <w:noProof/>
            <w:webHidden/>
          </w:rPr>
          <w:instrText xml:space="preserve"> PAGEREF _Toc72734813 \h </w:instrText>
        </w:r>
        <w:r w:rsidR="005F39E4">
          <w:rPr>
            <w:noProof/>
            <w:webHidden/>
          </w:rPr>
        </w:r>
        <w:r w:rsidR="005F39E4">
          <w:rPr>
            <w:noProof/>
            <w:webHidden/>
          </w:rPr>
          <w:fldChar w:fldCharType="separate"/>
        </w:r>
        <w:r w:rsidR="005F39E4">
          <w:rPr>
            <w:noProof/>
            <w:webHidden/>
          </w:rPr>
          <w:t>36</w:t>
        </w:r>
        <w:r w:rsidR="005F39E4">
          <w:rPr>
            <w:noProof/>
            <w:webHidden/>
          </w:rPr>
          <w:fldChar w:fldCharType="end"/>
        </w:r>
      </w:hyperlink>
    </w:p>
    <w:p w14:paraId="7DB242BD" w14:textId="6ED1D79B"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14" w:history="1">
        <w:r w:rsidR="005F39E4" w:rsidRPr="007E269E">
          <w:rPr>
            <w:rStyle w:val="Hyperlink"/>
            <w:noProof/>
          </w:rPr>
          <w:t>3.5 The Objective Function</w:t>
        </w:r>
        <w:r w:rsidR="005F39E4">
          <w:rPr>
            <w:noProof/>
            <w:webHidden/>
          </w:rPr>
          <w:tab/>
        </w:r>
        <w:r w:rsidR="005F39E4">
          <w:rPr>
            <w:noProof/>
            <w:webHidden/>
          </w:rPr>
          <w:fldChar w:fldCharType="begin"/>
        </w:r>
        <w:r w:rsidR="005F39E4">
          <w:rPr>
            <w:noProof/>
            <w:webHidden/>
          </w:rPr>
          <w:instrText xml:space="preserve"> PAGEREF _Toc72734814 \h </w:instrText>
        </w:r>
        <w:r w:rsidR="005F39E4">
          <w:rPr>
            <w:noProof/>
            <w:webHidden/>
          </w:rPr>
        </w:r>
        <w:r w:rsidR="005F39E4">
          <w:rPr>
            <w:noProof/>
            <w:webHidden/>
          </w:rPr>
          <w:fldChar w:fldCharType="separate"/>
        </w:r>
        <w:r w:rsidR="005F39E4">
          <w:rPr>
            <w:noProof/>
            <w:webHidden/>
          </w:rPr>
          <w:t>37</w:t>
        </w:r>
        <w:r w:rsidR="005F39E4">
          <w:rPr>
            <w:noProof/>
            <w:webHidden/>
          </w:rPr>
          <w:fldChar w:fldCharType="end"/>
        </w:r>
      </w:hyperlink>
    </w:p>
    <w:p w14:paraId="3AB75076" w14:textId="425F467A"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815" w:history="1">
        <w:r w:rsidR="005F39E4" w:rsidRPr="007E269E">
          <w:rPr>
            <w:rStyle w:val="Hyperlink"/>
            <w:noProof/>
          </w:rPr>
          <w:t>4. The PEST Control File</w:t>
        </w:r>
        <w:r w:rsidR="005F39E4">
          <w:rPr>
            <w:noProof/>
            <w:webHidden/>
          </w:rPr>
          <w:tab/>
        </w:r>
        <w:r w:rsidR="005F39E4">
          <w:rPr>
            <w:noProof/>
            <w:webHidden/>
          </w:rPr>
          <w:fldChar w:fldCharType="begin"/>
        </w:r>
        <w:r w:rsidR="005F39E4">
          <w:rPr>
            <w:noProof/>
            <w:webHidden/>
          </w:rPr>
          <w:instrText xml:space="preserve"> PAGEREF _Toc72734815 \h </w:instrText>
        </w:r>
        <w:r w:rsidR="005F39E4">
          <w:rPr>
            <w:noProof/>
            <w:webHidden/>
          </w:rPr>
        </w:r>
        <w:r w:rsidR="005F39E4">
          <w:rPr>
            <w:noProof/>
            <w:webHidden/>
          </w:rPr>
          <w:fldChar w:fldCharType="separate"/>
        </w:r>
        <w:r w:rsidR="005F39E4">
          <w:rPr>
            <w:noProof/>
            <w:webHidden/>
          </w:rPr>
          <w:t>39</w:t>
        </w:r>
        <w:r w:rsidR="005F39E4">
          <w:rPr>
            <w:noProof/>
            <w:webHidden/>
          </w:rPr>
          <w:fldChar w:fldCharType="end"/>
        </w:r>
      </w:hyperlink>
    </w:p>
    <w:p w14:paraId="259685D4" w14:textId="1E3A8E6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16" w:history="1">
        <w:r w:rsidR="005F39E4" w:rsidRPr="007E269E">
          <w:rPr>
            <w:rStyle w:val="Hyperlink"/>
            <w:noProof/>
          </w:rPr>
          <w:t>4.1 General</w:t>
        </w:r>
        <w:r w:rsidR="005F39E4">
          <w:rPr>
            <w:noProof/>
            <w:webHidden/>
          </w:rPr>
          <w:tab/>
        </w:r>
        <w:r w:rsidR="005F39E4">
          <w:rPr>
            <w:noProof/>
            <w:webHidden/>
          </w:rPr>
          <w:fldChar w:fldCharType="begin"/>
        </w:r>
        <w:r w:rsidR="005F39E4">
          <w:rPr>
            <w:noProof/>
            <w:webHidden/>
          </w:rPr>
          <w:instrText xml:space="preserve"> PAGEREF _Toc72734816 \h </w:instrText>
        </w:r>
        <w:r w:rsidR="005F39E4">
          <w:rPr>
            <w:noProof/>
            <w:webHidden/>
          </w:rPr>
        </w:r>
        <w:r w:rsidR="005F39E4">
          <w:rPr>
            <w:noProof/>
            <w:webHidden/>
          </w:rPr>
          <w:fldChar w:fldCharType="separate"/>
        </w:r>
        <w:r w:rsidR="005F39E4">
          <w:rPr>
            <w:noProof/>
            <w:webHidden/>
          </w:rPr>
          <w:t>39</w:t>
        </w:r>
        <w:r w:rsidR="005F39E4">
          <w:rPr>
            <w:noProof/>
            <w:webHidden/>
          </w:rPr>
          <w:fldChar w:fldCharType="end"/>
        </w:r>
      </w:hyperlink>
    </w:p>
    <w:p w14:paraId="1A98CA05" w14:textId="3A1F4695"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17" w:history="1">
        <w:r w:rsidR="005F39E4" w:rsidRPr="007E269E">
          <w:rPr>
            <w:rStyle w:val="Hyperlink"/>
            <w:noProof/>
          </w:rPr>
          <w:t>4.2 Naming Conventions</w:t>
        </w:r>
        <w:r w:rsidR="005F39E4">
          <w:rPr>
            <w:noProof/>
            <w:webHidden/>
          </w:rPr>
          <w:tab/>
        </w:r>
        <w:r w:rsidR="005F39E4">
          <w:rPr>
            <w:noProof/>
            <w:webHidden/>
          </w:rPr>
          <w:fldChar w:fldCharType="begin"/>
        </w:r>
        <w:r w:rsidR="005F39E4">
          <w:rPr>
            <w:noProof/>
            <w:webHidden/>
          </w:rPr>
          <w:instrText xml:space="preserve"> PAGEREF _Toc72734817 \h </w:instrText>
        </w:r>
        <w:r w:rsidR="005F39E4">
          <w:rPr>
            <w:noProof/>
            <w:webHidden/>
          </w:rPr>
        </w:r>
        <w:r w:rsidR="005F39E4">
          <w:rPr>
            <w:noProof/>
            <w:webHidden/>
          </w:rPr>
          <w:fldChar w:fldCharType="separate"/>
        </w:r>
        <w:r w:rsidR="005F39E4">
          <w:rPr>
            <w:noProof/>
            <w:webHidden/>
          </w:rPr>
          <w:t>39</w:t>
        </w:r>
        <w:r w:rsidR="005F39E4">
          <w:rPr>
            <w:noProof/>
            <w:webHidden/>
          </w:rPr>
          <w:fldChar w:fldCharType="end"/>
        </w:r>
      </w:hyperlink>
    </w:p>
    <w:p w14:paraId="728AD78A" w14:textId="713D4BC2"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18" w:history="1">
        <w:r w:rsidR="005F39E4" w:rsidRPr="007E269E">
          <w:rPr>
            <w:rStyle w:val="Hyperlink"/>
            <w:noProof/>
          </w:rPr>
          <w:t>4.3 Sections</w:t>
        </w:r>
        <w:r w:rsidR="005F39E4">
          <w:rPr>
            <w:noProof/>
            <w:webHidden/>
          </w:rPr>
          <w:tab/>
        </w:r>
        <w:r w:rsidR="005F39E4">
          <w:rPr>
            <w:noProof/>
            <w:webHidden/>
          </w:rPr>
          <w:fldChar w:fldCharType="begin"/>
        </w:r>
        <w:r w:rsidR="005F39E4">
          <w:rPr>
            <w:noProof/>
            <w:webHidden/>
          </w:rPr>
          <w:instrText xml:space="preserve"> PAGEREF _Toc72734818 \h </w:instrText>
        </w:r>
        <w:r w:rsidR="005F39E4">
          <w:rPr>
            <w:noProof/>
            <w:webHidden/>
          </w:rPr>
        </w:r>
        <w:r w:rsidR="005F39E4">
          <w:rPr>
            <w:noProof/>
            <w:webHidden/>
          </w:rPr>
          <w:fldChar w:fldCharType="separate"/>
        </w:r>
        <w:r w:rsidR="005F39E4">
          <w:rPr>
            <w:noProof/>
            <w:webHidden/>
          </w:rPr>
          <w:t>40</w:t>
        </w:r>
        <w:r w:rsidR="005F39E4">
          <w:rPr>
            <w:noProof/>
            <w:webHidden/>
          </w:rPr>
          <w:fldChar w:fldCharType="end"/>
        </w:r>
      </w:hyperlink>
    </w:p>
    <w:p w14:paraId="537BAC0A" w14:textId="41C4A8C7"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19" w:history="1">
        <w:r w:rsidR="005F39E4" w:rsidRPr="007E269E">
          <w:rPr>
            <w:rStyle w:val="Hyperlink"/>
            <w:noProof/>
          </w:rPr>
          <w:t>4.4 Control Variables</w:t>
        </w:r>
        <w:r w:rsidR="005F39E4">
          <w:rPr>
            <w:noProof/>
            <w:webHidden/>
          </w:rPr>
          <w:tab/>
        </w:r>
        <w:r w:rsidR="005F39E4">
          <w:rPr>
            <w:noProof/>
            <w:webHidden/>
          </w:rPr>
          <w:fldChar w:fldCharType="begin"/>
        </w:r>
        <w:r w:rsidR="005F39E4">
          <w:rPr>
            <w:noProof/>
            <w:webHidden/>
          </w:rPr>
          <w:instrText xml:space="preserve"> PAGEREF _Toc72734819 \h </w:instrText>
        </w:r>
        <w:r w:rsidR="005F39E4">
          <w:rPr>
            <w:noProof/>
            <w:webHidden/>
          </w:rPr>
        </w:r>
        <w:r w:rsidR="005F39E4">
          <w:rPr>
            <w:noProof/>
            <w:webHidden/>
          </w:rPr>
          <w:fldChar w:fldCharType="separate"/>
        </w:r>
        <w:r w:rsidR="005F39E4">
          <w:rPr>
            <w:noProof/>
            <w:webHidden/>
          </w:rPr>
          <w:t>41</w:t>
        </w:r>
        <w:r w:rsidR="005F39E4">
          <w:rPr>
            <w:noProof/>
            <w:webHidden/>
          </w:rPr>
          <w:fldChar w:fldCharType="end"/>
        </w:r>
      </w:hyperlink>
    </w:p>
    <w:p w14:paraId="4A83CC7B" w14:textId="434C186C"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20" w:history="1">
        <w:r w:rsidR="005F39E4" w:rsidRPr="007E269E">
          <w:rPr>
            <w:rStyle w:val="Hyperlink"/>
            <w:noProof/>
          </w:rPr>
          <w:t>4.5 The PESTCHEK Utility</w:t>
        </w:r>
        <w:r w:rsidR="005F39E4">
          <w:rPr>
            <w:noProof/>
            <w:webHidden/>
          </w:rPr>
          <w:tab/>
        </w:r>
        <w:r w:rsidR="005F39E4">
          <w:rPr>
            <w:noProof/>
            <w:webHidden/>
          </w:rPr>
          <w:fldChar w:fldCharType="begin"/>
        </w:r>
        <w:r w:rsidR="005F39E4">
          <w:rPr>
            <w:noProof/>
            <w:webHidden/>
          </w:rPr>
          <w:instrText xml:space="preserve"> PAGEREF _Toc72734820 \h </w:instrText>
        </w:r>
        <w:r w:rsidR="005F39E4">
          <w:rPr>
            <w:noProof/>
            <w:webHidden/>
          </w:rPr>
        </w:r>
        <w:r w:rsidR="005F39E4">
          <w:rPr>
            <w:noProof/>
            <w:webHidden/>
          </w:rPr>
          <w:fldChar w:fldCharType="separate"/>
        </w:r>
        <w:r w:rsidR="005F39E4">
          <w:rPr>
            <w:noProof/>
            <w:webHidden/>
          </w:rPr>
          <w:t>44</w:t>
        </w:r>
        <w:r w:rsidR="005F39E4">
          <w:rPr>
            <w:noProof/>
            <w:webHidden/>
          </w:rPr>
          <w:fldChar w:fldCharType="end"/>
        </w:r>
      </w:hyperlink>
    </w:p>
    <w:p w14:paraId="3D486426" w14:textId="424EF22E"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21" w:history="1">
        <w:r w:rsidR="005F39E4" w:rsidRPr="007E269E">
          <w:rPr>
            <w:rStyle w:val="Hyperlink"/>
            <w:noProof/>
          </w:rPr>
          <w:t>4.6 Control Data Section</w:t>
        </w:r>
        <w:r w:rsidR="005F39E4">
          <w:rPr>
            <w:noProof/>
            <w:webHidden/>
          </w:rPr>
          <w:tab/>
        </w:r>
        <w:r w:rsidR="005F39E4">
          <w:rPr>
            <w:noProof/>
            <w:webHidden/>
          </w:rPr>
          <w:fldChar w:fldCharType="begin"/>
        </w:r>
        <w:r w:rsidR="005F39E4">
          <w:rPr>
            <w:noProof/>
            <w:webHidden/>
          </w:rPr>
          <w:instrText xml:space="preserve"> PAGEREF _Toc72734821 \h </w:instrText>
        </w:r>
        <w:r w:rsidR="005F39E4">
          <w:rPr>
            <w:noProof/>
            <w:webHidden/>
          </w:rPr>
        </w:r>
        <w:r w:rsidR="005F39E4">
          <w:rPr>
            <w:noProof/>
            <w:webHidden/>
          </w:rPr>
          <w:fldChar w:fldCharType="separate"/>
        </w:r>
        <w:r w:rsidR="005F39E4">
          <w:rPr>
            <w:noProof/>
            <w:webHidden/>
          </w:rPr>
          <w:t>44</w:t>
        </w:r>
        <w:r w:rsidR="005F39E4">
          <w:rPr>
            <w:noProof/>
            <w:webHidden/>
          </w:rPr>
          <w:fldChar w:fldCharType="end"/>
        </w:r>
      </w:hyperlink>
    </w:p>
    <w:p w14:paraId="1D36DB00" w14:textId="605BB8C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22" w:history="1">
        <w:r w:rsidR="005F39E4" w:rsidRPr="007E269E">
          <w:rPr>
            <w:rStyle w:val="Hyperlink"/>
            <w:noProof/>
          </w:rPr>
          <w:t>4.6.1 General</w:t>
        </w:r>
        <w:r w:rsidR="005F39E4">
          <w:rPr>
            <w:noProof/>
            <w:webHidden/>
          </w:rPr>
          <w:tab/>
        </w:r>
        <w:r w:rsidR="005F39E4">
          <w:rPr>
            <w:noProof/>
            <w:webHidden/>
          </w:rPr>
          <w:fldChar w:fldCharType="begin"/>
        </w:r>
        <w:r w:rsidR="005F39E4">
          <w:rPr>
            <w:noProof/>
            <w:webHidden/>
          </w:rPr>
          <w:instrText xml:space="preserve"> PAGEREF _Toc72734822 \h </w:instrText>
        </w:r>
        <w:r w:rsidR="005F39E4">
          <w:rPr>
            <w:noProof/>
            <w:webHidden/>
          </w:rPr>
        </w:r>
        <w:r w:rsidR="005F39E4">
          <w:rPr>
            <w:noProof/>
            <w:webHidden/>
          </w:rPr>
          <w:fldChar w:fldCharType="separate"/>
        </w:r>
        <w:r w:rsidR="005F39E4">
          <w:rPr>
            <w:noProof/>
            <w:webHidden/>
          </w:rPr>
          <w:t>44</w:t>
        </w:r>
        <w:r w:rsidR="005F39E4">
          <w:rPr>
            <w:noProof/>
            <w:webHidden/>
          </w:rPr>
          <w:fldChar w:fldCharType="end"/>
        </w:r>
      </w:hyperlink>
    </w:p>
    <w:p w14:paraId="5C7C56A1" w14:textId="223B785D"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23" w:history="1">
        <w:r w:rsidR="005F39E4" w:rsidRPr="007E269E">
          <w:rPr>
            <w:rStyle w:val="Hyperlink"/>
            <w:noProof/>
          </w:rPr>
          <w:t>4.6.2 First Line</w:t>
        </w:r>
        <w:r w:rsidR="005F39E4">
          <w:rPr>
            <w:noProof/>
            <w:webHidden/>
          </w:rPr>
          <w:tab/>
        </w:r>
        <w:r w:rsidR="005F39E4">
          <w:rPr>
            <w:noProof/>
            <w:webHidden/>
          </w:rPr>
          <w:fldChar w:fldCharType="begin"/>
        </w:r>
        <w:r w:rsidR="005F39E4">
          <w:rPr>
            <w:noProof/>
            <w:webHidden/>
          </w:rPr>
          <w:instrText xml:space="preserve"> PAGEREF _Toc72734823 \h </w:instrText>
        </w:r>
        <w:r w:rsidR="005F39E4">
          <w:rPr>
            <w:noProof/>
            <w:webHidden/>
          </w:rPr>
        </w:r>
        <w:r w:rsidR="005F39E4">
          <w:rPr>
            <w:noProof/>
            <w:webHidden/>
          </w:rPr>
          <w:fldChar w:fldCharType="separate"/>
        </w:r>
        <w:r w:rsidR="005F39E4">
          <w:rPr>
            <w:noProof/>
            <w:webHidden/>
          </w:rPr>
          <w:t>45</w:t>
        </w:r>
        <w:r w:rsidR="005F39E4">
          <w:rPr>
            <w:noProof/>
            <w:webHidden/>
          </w:rPr>
          <w:fldChar w:fldCharType="end"/>
        </w:r>
      </w:hyperlink>
    </w:p>
    <w:p w14:paraId="29145135" w14:textId="00BAE67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24" w:history="1">
        <w:r w:rsidR="005F39E4" w:rsidRPr="007E269E">
          <w:rPr>
            <w:rStyle w:val="Hyperlink"/>
            <w:noProof/>
          </w:rPr>
          <w:t>4.6.3 Second Line</w:t>
        </w:r>
        <w:r w:rsidR="005F39E4">
          <w:rPr>
            <w:noProof/>
            <w:webHidden/>
          </w:rPr>
          <w:tab/>
        </w:r>
        <w:r w:rsidR="005F39E4">
          <w:rPr>
            <w:noProof/>
            <w:webHidden/>
          </w:rPr>
          <w:fldChar w:fldCharType="begin"/>
        </w:r>
        <w:r w:rsidR="005F39E4">
          <w:rPr>
            <w:noProof/>
            <w:webHidden/>
          </w:rPr>
          <w:instrText xml:space="preserve"> PAGEREF _Toc72734824 \h </w:instrText>
        </w:r>
        <w:r w:rsidR="005F39E4">
          <w:rPr>
            <w:noProof/>
            <w:webHidden/>
          </w:rPr>
        </w:r>
        <w:r w:rsidR="005F39E4">
          <w:rPr>
            <w:noProof/>
            <w:webHidden/>
          </w:rPr>
          <w:fldChar w:fldCharType="separate"/>
        </w:r>
        <w:r w:rsidR="005F39E4">
          <w:rPr>
            <w:noProof/>
            <w:webHidden/>
          </w:rPr>
          <w:t>45</w:t>
        </w:r>
        <w:r w:rsidR="005F39E4">
          <w:rPr>
            <w:noProof/>
            <w:webHidden/>
          </w:rPr>
          <w:fldChar w:fldCharType="end"/>
        </w:r>
      </w:hyperlink>
    </w:p>
    <w:p w14:paraId="0B7C1541" w14:textId="032753C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25" w:history="1">
        <w:r w:rsidR="005F39E4" w:rsidRPr="007E269E">
          <w:rPr>
            <w:rStyle w:val="Hyperlink"/>
            <w:noProof/>
          </w:rPr>
          <w:t>4.6.4 Third Line</w:t>
        </w:r>
        <w:r w:rsidR="005F39E4">
          <w:rPr>
            <w:noProof/>
            <w:webHidden/>
          </w:rPr>
          <w:tab/>
        </w:r>
        <w:r w:rsidR="005F39E4">
          <w:rPr>
            <w:noProof/>
            <w:webHidden/>
          </w:rPr>
          <w:fldChar w:fldCharType="begin"/>
        </w:r>
        <w:r w:rsidR="005F39E4">
          <w:rPr>
            <w:noProof/>
            <w:webHidden/>
          </w:rPr>
          <w:instrText xml:space="preserve"> PAGEREF _Toc72734825 \h </w:instrText>
        </w:r>
        <w:r w:rsidR="005F39E4">
          <w:rPr>
            <w:noProof/>
            <w:webHidden/>
          </w:rPr>
        </w:r>
        <w:r w:rsidR="005F39E4">
          <w:rPr>
            <w:noProof/>
            <w:webHidden/>
          </w:rPr>
          <w:fldChar w:fldCharType="separate"/>
        </w:r>
        <w:r w:rsidR="005F39E4">
          <w:rPr>
            <w:noProof/>
            <w:webHidden/>
          </w:rPr>
          <w:t>45</w:t>
        </w:r>
        <w:r w:rsidR="005F39E4">
          <w:rPr>
            <w:noProof/>
            <w:webHidden/>
          </w:rPr>
          <w:fldChar w:fldCharType="end"/>
        </w:r>
      </w:hyperlink>
    </w:p>
    <w:p w14:paraId="32481E87" w14:textId="56C2C0B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26" w:history="1">
        <w:r w:rsidR="005F39E4" w:rsidRPr="007E269E">
          <w:rPr>
            <w:rStyle w:val="Hyperlink"/>
            <w:noProof/>
          </w:rPr>
          <w:t>4.6.5 Fourth Line</w:t>
        </w:r>
        <w:r w:rsidR="005F39E4">
          <w:rPr>
            <w:noProof/>
            <w:webHidden/>
          </w:rPr>
          <w:tab/>
        </w:r>
        <w:r w:rsidR="005F39E4">
          <w:rPr>
            <w:noProof/>
            <w:webHidden/>
          </w:rPr>
          <w:fldChar w:fldCharType="begin"/>
        </w:r>
        <w:r w:rsidR="005F39E4">
          <w:rPr>
            <w:noProof/>
            <w:webHidden/>
          </w:rPr>
          <w:instrText xml:space="preserve"> PAGEREF _Toc72734826 \h </w:instrText>
        </w:r>
        <w:r w:rsidR="005F39E4">
          <w:rPr>
            <w:noProof/>
            <w:webHidden/>
          </w:rPr>
        </w:r>
        <w:r w:rsidR="005F39E4">
          <w:rPr>
            <w:noProof/>
            <w:webHidden/>
          </w:rPr>
          <w:fldChar w:fldCharType="separate"/>
        </w:r>
        <w:r w:rsidR="005F39E4">
          <w:rPr>
            <w:noProof/>
            <w:webHidden/>
          </w:rPr>
          <w:t>45</w:t>
        </w:r>
        <w:r w:rsidR="005F39E4">
          <w:rPr>
            <w:noProof/>
            <w:webHidden/>
          </w:rPr>
          <w:fldChar w:fldCharType="end"/>
        </w:r>
      </w:hyperlink>
    </w:p>
    <w:p w14:paraId="13C7F890" w14:textId="4174E750"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27" w:history="1">
        <w:r w:rsidR="005F39E4" w:rsidRPr="007E269E">
          <w:rPr>
            <w:rStyle w:val="Hyperlink"/>
            <w:noProof/>
          </w:rPr>
          <w:t>4.6.6 Fifth Line</w:t>
        </w:r>
        <w:r w:rsidR="005F39E4">
          <w:rPr>
            <w:noProof/>
            <w:webHidden/>
          </w:rPr>
          <w:tab/>
        </w:r>
        <w:r w:rsidR="005F39E4">
          <w:rPr>
            <w:noProof/>
            <w:webHidden/>
          </w:rPr>
          <w:fldChar w:fldCharType="begin"/>
        </w:r>
        <w:r w:rsidR="005F39E4">
          <w:rPr>
            <w:noProof/>
            <w:webHidden/>
          </w:rPr>
          <w:instrText xml:space="preserve"> PAGEREF _Toc72734827 \h </w:instrText>
        </w:r>
        <w:r w:rsidR="005F39E4">
          <w:rPr>
            <w:noProof/>
            <w:webHidden/>
          </w:rPr>
        </w:r>
        <w:r w:rsidR="005F39E4">
          <w:rPr>
            <w:noProof/>
            <w:webHidden/>
          </w:rPr>
          <w:fldChar w:fldCharType="separate"/>
        </w:r>
        <w:r w:rsidR="005F39E4">
          <w:rPr>
            <w:noProof/>
            <w:webHidden/>
          </w:rPr>
          <w:t>46</w:t>
        </w:r>
        <w:r w:rsidR="005F39E4">
          <w:rPr>
            <w:noProof/>
            <w:webHidden/>
          </w:rPr>
          <w:fldChar w:fldCharType="end"/>
        </w:r>
      </w:hyperlink>
    </w:p>
    <w:p w14:paraId="799765C8" w14:textId="6C4694C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28" w:history="1">
        <w:r w:rsidR="005F39E4" w:rsidRPr="007E269E">
          <w:rPr>
            <w:rStyle w:val="Hyperlink"/>
            <w:noProof/>
          </w:rPr>
          <w:t>4.6.7 Sixth Line</w:t>
        </w:r>
        <w:r w:rsidR="005F39E4">
          <w:rPr>
            <w:noProof/>
            <w:webHidden/>
          </w:rPr>
          <w:tab/>
        </w:r>
        <w:r w:rsidR="005F39E4">
          <w:rPr>
            <w:noProof/>
            <w:webHidden/>
          </w:rPr>
          <w:fldChar w:fldCharType="begin"/>
        </w:r>
        <w:r w:rsidR="005F39E4">
          <w:rPr>
            <w:noProof/>
            <w:webHidden/>
          </w:rPr>
          <w:instrText xml:space="preserve"> PAGEREF _Toc72734828 \h </w:instrText>
        </w:r>
        <w:r w:rsidR="005F39E4">
          <w:rPr>
            <w:noProof/>
            <w:webHidden/>
          </w:rPr>
        </w:r>
        <w:r w:rsidR="005F39E4">
          <w:rPr>
            <w:noProof/>
            <w:webHidden/>
          </w:rPr>
          <w:fldChar w:fldCharType="separate"/>
        </w:r>
        <w:r w:rsidR="005F39E4">
          <w:rPr>
            <w:noProof/>
            <w:webHidden/>
          </w:rPr>
          <w:t>46</w:t>
        </w:r>
        <w:r w:rsidR="005F39E4">
          <w:rPr>
            <w:noProof/>
            <w:webHidden/>
          </w:rPr>
          <w:fldChar w:fldCharType="end"/>
        </w:r>
      </w:hyperlink>
    </w:p>
    <w:p w14:paraId="40288FB5" w14:textId="78A1BDF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29" w:history="1">
        <w:r w:rsidR="005F39E4" w:rsidRPr="007E269E">
          <w:rPr>
            <w:rStyle w:val="Hyperlink"/>
            <w:noProof/>
          </w:rPr>
          <w:t>4.6.8 Seventh Line</w:t>
        </w:r>
        <w:r w:rsidR="005F39E4">
          <w:rPr>
            <w:noProof/>
            <w:webHidden/>
          </w:rPr>
          <w:tab/>
        </w:r>
        <w:r w:rsidR="005F39E4">
          <w:rPr>
            <w:noProof/>
            <w:webHidden/>
          </w:rPr>
          <w:fldChar w:fldCharType="begin"/>
        </w:r>
        <w:r w:rsidR="005F39E4">
          <w:rPr>
            <w:noProof/>
            <w:webHidden/>
          </w:rPr>
          <w:instrText xml:space="preserve"> PAGEREF _Toc72734829 \h </w:instrText>
        </w:r>
        <w:r w:rsidR="005F39E4">
          <w:rPr>
            <w:noProof/>
            <w:webHidden/>
          </w:rPr>
        </w:r>
        <w:r w:rsidR="005F39E4">
          <w:rPr>
            <w:noProof/>
            <w:webHidden/>
          </w:rPr>
          <w:fldChar w:fldCharType="separate"/>
        </w:r>
        <w:r w:rsidR="005F39E4">
          <w:rPr>
            <w:noProof/>
            <w:webHidden/>
          </w:rPr>
          <w:t>46</w:t>
        </w:r>
        <w:r w:rsidR="005F39E4">
          <w:rPr>
            <w:noProof/>
            <w:webHidden/>
          </w:rPr>
          <w:fldChar w:fldCharType="end"/>
        </w:r>
      </w:hyperlink>
    </w:p>
    <w:p w14:paraId="6F1DFBE0" w14:textId="2860A37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30" w:history="1">
        <w:r w:rsidR="005F39E4" w:rsidRPr="007E269E">
          <w:rPr>
            <w:rStyle w:val="Hyperlink"/>
            <w:noProof/>
          </w:rPr>
          <w:t>4.6.9 Eighth Line</w:t>
        </w:r>
        <w:r w:rsidR="005F39E4">
          <w:rPr>
            <w:noProof/>
            <w:webHidden/>
          </w:rPr>
          <w:tab/>
        </w:r>
        <w:r w:rsidR="005F39E4">
          <w:rPr>
            <w:noProof/>
            <w:webHidden/>
          </w:rPr>
          <w:fldChar w:fldCharType="begin"/>
        </w:r>
        <w:r w:rsidR="005F39E4">
          <w:rPr>
            <w:noProof/>
            <w:webHidden/>
          </w:rPr>
          <w:instrText xml:space="preserve"> PAGEREF _Toc72734830 \h </w:instrText>
        </w:r>
        <w:r w:rsidR="005F39E4">
          <w:rPr>
            <w:noProof/>
            <w:webHidden/>
          </w:rPr>
        </w:r>
        <w:r w:rsidR="005F39E4">
          <w:rPr>
            <w:noProof/>
            <w:webHidden/>
          </w:rPr>
          <w:fldChar w:fldCharType="separate"/>
        </w:r>
        <w:r w:rsidR="005F39E4">
          <w:rPr>
            <w:noProof/>
            <w:webHidden/>
          </w:rPr>
          <w:t>47</w:t>
        </w:r>
        <w:r w:rsidR="005F39E4">
          <w:rPr>
            <w:noProof/>
            <w:webHidden/>
          </w:rPr>
          <w:fldChar w:fldCharType="end"/>
        </w:r>
      </w:hyperlink>
    </w:p>
    <w:p w14:paraId="6C54BA81" w14:textId="3BC7A8DC"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31" w:history="1">
        <w:r w:rsidR="005F39E4" w:rsidRPr="007E269E">
          <w:rPr>
            <w:rStyle w:val="Hyperlink"/>
            <w:noProof/>
          </w:rPr>
          <w:t>4.6.10 Ninth Line</w:t>
        </w:r>
        <w:r w:rsidR="005F39E4">
          <w:rPr>
            <w:noProof/>
            <w:webHidden/>
          </w:rPr>
          <w:tab/>
        </w:r>
        <w:r w:rsidR="005F39E4">
          <w:rPr>
            <w:noProof/>
            <w:webHidden/>
          </w:rPr>
          <w:fldChar w:fldCharType="begin"/>
        </w:r>
        <w:r w:rsidR="005F39E4">
          <w:rPr>
            <w:noProof/>
            <w:webHidden/>
          </w:rPr>
          <w:instrText xml:space="preserve"> PAGEREF _Toc72734831 \h </w:instrText>
        </w:r>
        <w:r w:rsidR="005F39E4">
          <w:rPr>
            <w:noProof/>
            <w:webHidden/>
          </w:rPr>
        </w:r>
        <w:r w:rsidR="005F39E4">
          <w:rPr>
            <w:noProof/>
            <w:webHidden/>
          </w:rPr>
          <w:fldChar w:fldCharType="separate"/>
        </w:r>
        <w:r w:rsidR="005F39E4">
          <w:rPr>
            <w:noProof/>
            <w:webHidden/>
          </w:rPr>
          <w:t>47</w:t>
        </w:r>
        <w:r w:rsidR="005F39E4">
          <w:rPr>
            <w:noProof/>
            <w:webHidden/>
          </w:rPr>
          <w:fldChar w:fldCharType="end"/>
        </w:r>
      </w:hyperlink>
    </w:p>
    <w:p w14:paraId="0983EA11" w14:textId="72B89C93"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32" w:history="1">
        <w:r w:rsidR="005F39E4" w:rsidRPr="007E269E">
          <w:rPr>
            <w:rStyle w:val="Hyperlink"/>
            <w:noProof/>
          </w:rPr>
          <w:t>4.7 Singular Value Decomposition Section</w:t>
        </w:r>
        <w:r w:rsidR="005F39E4">
          <w:rPr>
            <w:noProof/>
            <w:webHidden/>
          </w:rPr>
          <w:tab/>
        </w:r>
        <w:r w:rsidR="005F39E4">
          <w:rPr>
            <w:noProof/>
            <w:webHidden/>
          </w:rPr>
          <w:fldChar w:fldCharType="begin"/>
        </w:r>
        <w:r w:rsidR="005F39E4">
          <w:rPr>
            <w:noProof/>
            <w:webHidden/>
          </w:rPr>
          <w:instrText xml:space="preserve"> PAGEREF _Toc72734832 \h </w:instrText>
        </w:r>
        <w:r w:rsidR="005F39E4">
          <w:rPr>
            <w:noProof/>
            <w:webHidden/>
          </w:rPr>
        </w:r>
        <w:r w:rsidR="005F39E4">
          <w:rPr>
            <w:noProof/>
            <w:webHidden/>
          </w:rPr>
          <w:fldChar w:fldCharType="separate"/>
        </w:r>
        <w:r w:rsidR="005F39E4">
          <w:rPr>
            <w:noProof/>
            <w:webHidden/>
          </w:rPr>
          <w:t>47</w:t>
        </w:r>
        <w:r w:rsidR="005F39E4">
          <w:rPr>
            <w:noProof/>
            <w:webHidden/>
          </w:rPr>
          <w:fldChar w:fldCharType="end"/>
        </w:r>
      </w:hyperlink>
    </w:p>
    <w:p w14:paraId="24B743C0" w14:textId="1E6ACA9F"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33" w:history="1">
        <w:r w:rsidR="005F39E4" w:rsidRPr="007E269E">
          <w:rPr>
            <w:rStyle w:val="Hyperlink"/>
            <w:noProof/>
          </w:rPr>
          <w:t>4.8 Parameter Groups Section</w:t>
        </w:r>
        <w:r w:rsidR="005F39E4">
          <w:rPr>
            <w:noProof/>
            <w:webHidden/>
          </w:rPr>
          <w:tab/>
        </w:r>
        <w:r w:rsidR="005F39E4">
          <w:rPr>
            <w:noProof/>
            <w:webHidden/>
          </w:rPr>
          <w:fldChar w:fldCharType="begin"/>
        </w:r>
        <w:r w:rsidR="005F39E4">
          <w:rPr>
            <w:noProof/>
            <w:webHidden/>
          </w:rPr>
          <w:instrText xml:space="preserve"> PAGEREF _Toc72734833 \h </w:instrText>
        </w:r>
        <w:r w:rsidR="005F39E4">
          <w:rPr>
            <w:noProof/>
            <w:webHidden/>
          </w:rPr>
        </w:r>
        <w:r w:rsidR="005F39E4">
          <w:rPr>
            <w:noProof/>
            <w:webHidden/>
          </w:rPr>
          <w:fldChar w:fldCharType="separate"/>
        </w:r>
        <w:r w:rsidR="005F39E4">
          <w:rPr>
            <w:noProof/>
            <w:webHidden/>
          </w:rPr>
          <w:t>48</w:t>
        </w:r>
        <w:r w:rsidR="005F39E4">
          <w:rPr>
            <w:noProof/>
            <w:webHidden/>
          </w:rPr>
          <w:fldChar w:fldCharType="end"/>
        </w:r>
      </w:hyperlink>
    </w:p>
    <w:p w14:paraId="25AEF1B8" w14:textId="2B996B8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34" w:history="1">
        <w:r w:rsidR="005F39E4" w:rsidRPr="007E269E">
          <w:rPr>
            <w:rStyle w:val="Hyperlink"/>
            <w:noProof/>
          </w:rPr>
          <w:t>4.8.1 General</w:t>
        </w:r>
        <w:r w:rsidR="005F39E4">
          <w:rPr>
            <w:noProof/>
            <w:webHidden/>
          </w:rPr>
          <w:tab/>
        </w:r>
        <w:r w:rsidR="005F39E4">
          <w:rPr>
            <w:noProof/>
            <w:webHidden/>
          </w:rPr>
          <w:fldChar w:fldCharType="begin"/>
        </w:r>
        <w:r w:rsidR="005F39E4">
          <w:rPr>
            <w:noProof/>
            <w:webHidden/>
          </w:rPr>
          <w:instrText xml:space="preserve"> PAGEREF _Toc72734834 \h </w:instrText>
        </w:r>
        <w:r w:rsidR="005F39E4">
          <w:rPr>
            <w:noProof/>
            <w:webHidden/>
          </w:rPr>
        </w:r>
        <w:r w:rsidR="005F39E4">
          <w:rPr>
            <w:noProof/>
            <w:webHidden/>
          </w:rPr>
          <w:fldChar w:fldCharType="separate"/>
        </w:r>
        <w:r w:rsidR="005F39E4">
          <w:rPr>
            <w:noProof/>
            <w:webHidden/>
          </w:rPr>
          <w:t>48</w:t>
        </w:r>
        <w:r w:rsidR="005F39E4">
          <w:rPr>
            <w:noProof/>
            <w:webHidden/>
          </w:rPr>
          <w:fldChar w:fldCharType="end"/>
        </w:r>
      </w:hyperlink>
    </w:p>
    <w:p w14:paraId="437BF8EF" w14:textId="1AC477D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35" w:history="1">
        <w:r w:rsidR="005F39E4" w:rsidRPr="007E269E">
          <w:rPr>
            <w:rStyle w:val="Hyperlink"/>
            <w:noProof/>
          </w:rPr>
          <w:t>4.8.2 Parameter Group Variables</w:t>
        </w:r>
        <w:r w:rsidR="005F39E4">
          <w:rPr>
            <w:noProof/>
            <w:webHidden/>
          </w:rPr>
          <w:tab/>
        </w:r>
        <w:r w:rsidR="005F39E4">
          <w:rPr>
            <w:noProof/>
            <w:webHidden/>
          </w:rPr>
          <w:fldChar w:fldCharType="begin"/>
        </w:r>
        <w:r w:rsidR="005F39E4">
          <w:rPr>
            <w:noProof/>
            <w:webHidden/>
          </w:rPr>
          <w:instrText xml:space="preserve"> PAGEREF _Toc72734835 \h </w:instrText>
        </w:r>
        <w:r w:rsidR="005F39E4">
          <w:rPr>
            <w:noProof/>
            <w:webHidden/>
          </w:rPr>
        </w:r>
        <w:r w:rsidR="005F39E4">
          <w:rPr>
            <w:noProof/>
            <w:webHidden/>
          </w:rPr>
          <w:fldChar w:fldCharType="separate"/>
        </w:r>
        <w:r w:rsidR="005F39E4">
          <w:rPr>
            <w:noProof/>
            <w:webHidden/>
          </w:rPr>
          <w:t>49</w:t>
        </w:r>
        <w:r w:rsidR="005F39E4">
          <w:rPr>
            <w:noProof/>
            <w:webHidden/>
          </w:rPr>
          <w:fldChar w:fldCharType="end"/>
        </w:r>
      </w:hyperlink>
    </w:p>
    <w:p w14:paraId="0609C18B" w14:textId="28D575D3"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36" w:history="1">
        <w:r w:rsidR="005F39E4" w:rsidRPr="007E269E">
          <w:rPr>
            <w:rStyle w:val="Hyperlink"/>
            <w:noProof/>
          </w:rPr>
          <w:t>4.9 Parameter Data Section</w:t>
        </w:r>
        <w:r w:rsidR="005F39E4">
          <w:rPr>
            <w:noProof/>
            <w:webHidden/>
          </w:rPr>
          <w:tab/>
        </w:r>
        <w:r w:rsidR="005F39E4">
          <w:rPr>
            <w:noProof/>
            <w:webHidden/>
          </w:rPr>
          <w:fldChar w:fldCharType="begin"/>
        </w:r>
        <w:r w:rsidR="005F39E4">
          <w:rPr>
            <w:noProof/>
            <w:webHidden/>
          </w:rPr>
          <w:instrText xml:space="preserve"> PAGEREF _Toc72734836 \h </w:instrText>
        </w:r>
        <w:r w:rsidR="005F39E4">
          <w:rPr>
            <w:noProof/>
            <w:webHidden/>
          </w:rPr>
        </w:r>
        <w:r w:rsidR="005F39E4">
          <w:rPr>
            <w:noProof/>
            <w:webHidden/>
          </w:rPr>
          <w:fldChar w:fldCharType="separate"/>
        </w:r>
        <w:r w:rsidR="005F39E4">
          <w:rPr>
            <w:noProof/>
            <w:webHidden/>
          </w:rPr>
          <w:t>51</w:t>
        </w:r>
        <w:r w:rsidR="005F39E4">
          <w:rPr>
            <w:noProof/>
            <w:webHidden/>
          </w:rPr>
          <w:fldChar w:fldCharType="end"/>
        </w:r>
      </w:hyperlink>
    </w:p>
    <w:p w14:paraId="3F52A75F" w14:textId="58F11FD2"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37" w:history="1">
        <w:r w:rsidR="005F39E4" w:rsidRPr="007E269E">
          <w:rPr>
            <w:rStyle w:val="Hyperlink"/>
            <w:noProof/>
          </w:rPr>
          <w:t>4.9.1 General</w:t>
        </w:r>
        <w:r w:rsidR="005F39E4">
          <w:rPr>
            <w:noProof/>
            <w:webHidden/>
          </w:rPr>
          <w:tab/>
        </w:r>
        <w:r w:rsidR="005F39E4">
          <w:rPr>
            <w:noProof/>
            <w:webHidden/>
          </w:rPr>
          <w:fldChar w:fldCharType="begin"/>
        </w:r>
        <w:r w:rsidR="005F39E4">
          <w:rPr>
            <w:noProof/>
            <w:webHidden/>
          </w:rPr>
          <w:instrText xml:space="preserve"> PAGEREF _Toc72734837 \h </w:instrText>
        </w:r>
        <w:r w:rsidR="005F39E4">
          <w:rPr>
            <w:noProof/>
            <w:webHidden/>
          </w:rPr>
        </w:r>
        <w:r w:rsidR="005F39E4">
          <w:rPr>
            <w:noProof/>
            <w:webHidden/>
          </w:rPr>
          <w:fldChar w:fldCharType="separate"/>
        </w:r>
        <w:r w:rsidR="005F39E4">
          <w:rPr>
            <w:noProof/>
            <w:webHidden/>
          </w:rPr>
          <w:t>51</w:t>
        </w:r>
        <w:r w:rsidR="005F39E4">
          <w:rPr>
            <w:noProof/>
            <w:webHidden/>
          </w:rPr>
          <w:fldChar w:fldCharType="end"/>
        </w:r>
      </w:hyperlink>
    </w:p>
    <w:p w14:paraId="60EBB1FD" w14:textId="35D2F8A8"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38" w:history="1">
        <w:r w:rsidR="005F39E4" w:rsidRPr="007E269E">
          <w:rPr>
            <w:rStyle w:val="Hyperlink"/>
            <w:noProof/>
          </w:rPr>
          <w:t>4.9.2 First Part</w:t>
        </w:r>
        <w:r w:rsidR="005F39E4">
          <w:rPr>
            <w:noProof/>
            <w:webHidden/>
          </w:rPr>
          <w:tab/>
        </w:r>
        <w:r w:rsidR="005F39E4">
          <w:rPr>
            <w:noProof/>
            <w:webHidden/>
          </w:rPr>
          <w:fldChar w:fldCharType="begin"/>
        </w:r>
        <w:r w:rsidR="005F39E4">
          <w:rPr>
            <w:noProof/>
            <w:webHidden/>
          </w:rPr>
          <w:instrText xml:space="preserve"> PAGEREF _Toc72734838 \h </w:instrText>
        </w:r>
        <w:r w:rsidR="005F39E4">
          <w:rPr>
            <w:noProof/>
            <w:webHidden/>
          </w:rPr>
        </w:r>
        <w:r w:rsidR="005F39E4">
          <w:rPr>
            <w:noProof/>
            <w:webHidden/>
          </w:rPr>
          <w:fldChar w:fldCharType="separate"/>
        </w:r>
        <w:r w:rsidR="005F39E4">
          <w:rPr>
            <w:noProof/>
            <w:webHidden/>
          </w:rPr>
          <w:t>52</w:t>
        </w:r>
        <w:r w:rsidR="005F39E4">
          <w:rPr>
            <w:noProof/>
            <w:webHidden/>
          </w:rPr>
          <w:fldChar w:fldCharType="end"/>
        </w:r>
      </w:hyperlink>
    </w:p>
    <w:p w14:paraId="4D1825E1" w14:textId="050999A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39" w:history="1">
        <w:r w:rsidR="005F39E4" w:rsidRPr="007E269E">
          <w:rPr>
            <w:rStyle w:val="Hyperlink"/>
            <w:noProof/>
          </w:rPr>
          <w:t>4.9.3 Second Part</w:t>
        </w:r>
        <w:r w:rsidR="005F39E4">
          <w:rPr>
            <w:noProof/>
            <w:webHidden/>
          </w:rPr>
          <w:tab/>
        </w:r>
        <w:r w:rsidR="005F39E4">
          <w:rPr>
            <w:noProof/>
            <w:webHidden/>
          </w:rPr>
          <w:fldChar w:fldCharType="begin"/>
        </w:r>
        <w:r w:rsidR="005F39E4">
          <w:rPr>
            <w:noProof/>
            <w:webHidden/>
          </w:rPr>
          <w:instrText xml:space="preserve"> PAGEREF _Toc72734839 \h </w:instrText>
        </w:r>
        <w:r w:rsidR="005F39E4">
          <w:rPr>
            <w:noProof/>
            <w:webHidden/>
          </w:rPr>
        </w:r>
        <w:r w:rsidR="005F39E4">
          <w:rPr>
            <w:noProof/>
            <w:webHidden/>
          </w:rPr>
          <w:fldChar w:fldCharType="separate"/>
        </w:r>
        <w:r w:rsidR="005F39E4">
          <w:rPr>
            <w:noProof/>
            <w:webHidden/>
          </w:rPr>
          <w:t>55</w:t>
        </w:r>
        <w:r w:rsidR="005F39E4">
          <w:rPr>
            <w:noProof/>
            <w:webHidden/>
          </w:rPr>
          <w:fldChar w:fldCharType="end"/>
        </w:r>
      </w:hyperlink>
    </w:p>
    <w:p w14:paraId="327202F4" w14:textId="798EC352"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0" w:history="1">
        <w:r w:rsidR="005F39E4" w:rsidRPr="007E269E">
          <w:rPr>
            <w:rStyle w:val="Hyperlink"/>
            <w:noProof/>
          </w:rPr>
          <w:t>4.10 Observation Groups Section</w:t>
        </w:r>
        <w:r w:rsidR="005F39E4">
          <w:rPr>
            <w:noProof/>
            <w:webHidden/>
          </w:rPr>
          <w:tab/>
        </w:r>
        <w:r w:rsidR="005F39E4">
          <w:rPr>
            <w:noProof/>
            <w:webHidden/>
          </w:rPr>
          <w:fldChar w:fldCharType="begin"/>
        </w:r>
        <w:r w:rsidR="005F39E4">
          <w:rPr>
            <w:noProof/>
            <w:webHidden/>
          </w:rPr>
          <w:instrText xml:space="preserve"> PAGEREF _Toc72734840 \h </w:instrText>
        </w:r>
        <w:r w:rsidR="005F39E4">
          <w:rPr>
            <w:noProof/>
            <w:webHidden/>
          </w:rPr>
        </w:r>
        <w:r w:rsidR="005F39E4">
          <w:rPr>
            <w:noProof/>
            <w:webHidden/>
          </w:rPr>
          <w:fldChar w:fldCharType="separate"/>
        </w:r>
        <w:r w:rsidR="005F39E4">
          <w:rPr>
            <w:noProof/>
            <w:webHidden/>
          </w:rPr>
          <w:t>55</w:t>
        </w:r>
        <w:r w:rsidR="005F39E4">
          <w:rPr>
            <w:noProof/>
            <w:webHidden/>
          </w:rPr>
          <w:fldChar w:fldCharType="end"/>
        </w:r>
      </w:hyperlink>
    </w:p>
    <w:p w14:paraId="5AE818CA" w14:textId="39AE5B82"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1" w:history="1">
        <w:r w:rsidR="005F39E4" w:rsidRPr="007E269E">
          <w:rPr>
            <w:rStyle w:val="Hyperlink"/>
            <w:noProof/>
          </w:rPr>
          <w:t>4.11 Observation Data Section</w:t>
        </w:r>
        <w:r w:rsidR="005F39E4">
          <w:rPr>
            <w:noProof/>
            <w:webHidden/>
          </w:rPr>
          <w:tab/>
        </w:r>
        <w:r w:rsidR="005F39E4">
          <w:rPr>
            <w:noProof/>
            <w:webHidden/>
          </w:rPr>
          <w:fldChar w:fldCharType="begin"/>
        </w:r>
        <w:r w:rsidR="005F39E4">
          <w:rPr>
            <w:noProof/>
            <w:webHidden/>
          </w:rPr>
          <w:instrText xml:space="preserve"> PAGEREF _Toc72734841 \h </w:instrText>
        </w:r>
        <w:r w:rsidR="005F39E4">
          <w:rPr>
            <w:noProof/>
            <w:webHidden/>
          </w:rPr>
        </w:r>
        <w:r w:rsidR="005F39E4">
          <w:rPr>
            <w:noProof/>
            <w:webHidden/>
          </w:rPr>
          <w:fldChar w:fldCharType="separate"/>
        </w:r>
        <w:r w:rsidR="005F39E4">
          <w:rPr>
            <w:noProof/>
            <w:webHidden/>
          </w:rPr>
          <w:t>56</w:t>
        </w:r>
        <w:r w:rsidR="005F39E4">
          <w:rPr>
            <w:noProof/>
            <w:webHidden/>
          </w:rPr>
          <w:fldChar w:fldCharType="end"/>
        </w:r>
      </w:hyperlink>
    </w:p>
    <w:p w14:paraId="150BE889" w14:textId="17DB4E09"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2" w:history="1">
        <w:r w:rsidR="005F39E4" w:rsidRPr="007E269E">
          <w:rPr>
            <w:rStyle w:val="Hyperlink"/>
            <w:noProof/>
          </w:rPr>
          <w:t>4.12 Model Command Line Section</w:t>
        </w:r>
        <w:r w:rsidR="005F39E4">
          <w:rPr>
            <w:noProof/>
            <w:webHidden/>
          </w:rPr>
          <w:tab/>
        </w:r>
        <w:r w:rsidR="005F39E4">
          <w:rPr>
            <w:noProof/>
            <w:webHidden/>
          </w:rPr>
          <w:fldChar w:fldCharType="begin"/>
        </w:r>
        <w:r w:rsidR="005F39E4">
          <w:rPr>
            <w:noProof/>
            <w:webHidden/>
          </w:rPr>
          <w:instrText xml:space="preserve"> PAGEREF _Toc72734842 \h </w:instrText>
        </w:r>
        <w:r w:rsidR="005F39E4">
          <w:rPr>
            <w:noProof/>
            <w:webHidden/>
          </w:rPr>
        </w:r>
        <w:r w:rsidR="005F39E4">
          <w:rPr>
            <w:noProof/>
            <w:webHidden/>
          </w:rPr>
          <w:fldChar w:fldCharType="separate"/>
        </w:r>
        <w:r w:rsidR="005F39E4">
          <w:rPr>
            <w:noProof/>
            <w:webHidden/>
          </w:rPr>
          <w:t>57</w:t>
        </w:r>
        <w:r w:rsidR="005F39E4">
          <w:rPr>
            <w:noProof/>
            <w:webHidden/>
          </w:rPr>
          <w:fldChar w:fldCharType="end"/>
        </w:r>
      </w:hyperlink>
    </w:p>
    <w:p w14:paraId="04E47982" w14:textId="2545F6BC"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3" w:history="1">
        <w:r w:rsidR="005F39E4" w:rsidRPr="007E269E">
          <w:rPr>
            <w:rStyle w:val="Hyperlink"/>
            <w:noProof/>
          </w:rPr>
          <w:t>4.13 Model Input Section</w:t>
        </w:r>
        <w:r w:rsidR="005F39E4">
          <w:rPr>
            <w:noProof/>
            <w:webHidden/>
          </w:rPr>
          <w:tab/>
        </w:r>
        <w:r w:rsidR="005F39E4">
          <w:rPr>
            <w:noProof/>
            <w:webHidden/>
          </w:rPr>
          <w:fldChar w:fldCharType="begin"/>
        </w:r>
        <w:r w:rsidR="005F39E4">
          <w:rPr>
            <w:noProof/>
            <w:webHidden/>
          </w:rPr>
          <w:instrText xml:space="preserve"> PAGEREF _Toc72734843 \h </w:instrText>
        </w:r>
        <w:r w:rsidR="005F39E4">
          <w:rPr>
            <w:noProof/>
            <w:webHidden/>
          </w:rPr>
        </w:r>
        <w:r w:rsidR="005F39E4">
          <w:rPr>
            <w:noProof/>
            <w:webHidden/>
          </w:rPr>
          <w:fldChar w:fldCharType="separate"/>
        </w:r>
        <w:r w:rsidR="005F39E4">
          <w:rPr>
            <w:noProof/>
            <w:webHidden/>
          </w:rPr>
          <w:t>58</w:t>
        </w:r>
        <w:r w:rsidR="005F39E4">
          <w:rPr>
            <w:noProof/>
            <w:webHidden/>
          </w:rPr>
          <w:fldChar w:fldCharType="end"/>
        </w:r>
      </w:hyperlink>
    </w:p>
    <w:p w14:paraId="4C162A5F" w14:textId="51B0714C"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4" w:history="1">
        <w:r w:rsidR="005F39E4" w:rsidRPr="007E269E">
          <w:rPr>
            <w:rStyle w:val="Hyperlink"/>
            <w:noProof/>
          </w:rPr>
          <w:t>4.14 Model Output Section</w:t>
        </w:r>
        <w:r w:rsidR="005F39E4">
          <w:rPr>
            <w:noProof/>
            <w:webHidden/>
          </w:rPr>
          <w:tab/>
        </w:r>
        <w:r w:rsidR="005F39E4">
          <w:rPr>
            <w:noProof/>
            <w:webHidden/>
          </w:rPr>
          <w:fldChar w:fldCharType="begin"/>
        </w:r>
        <w:r w:rsidR="005F39E4">
          <w:rPr>
            <w:noProof/>
            <w:webHidden/>
          </w:rPr>
          <w:instrText xml:space="preserve"> PAGEREF _Toc72734844 \h </w:instrText>
        </w:r>
        <w:r w:rsidR="005F39E4">
          <w:rPr>
            <w:noProof/>
            <w:webHidden/>
          </w:rPr>
        </w:r>
        <w:r w:rsidR="005F39E4">
          <w:rPr>
            <w:noProof/>
            <w:webHidden/>
          </w:rPr>
          <w:fldChar w:fldCharType="separate"/>
        </w:r>
        <w:r w:rsidR="005F39E4">
          <w:rPr>
            <w:noProof/>
            <w:webHidden/>
          </w:rPr>
          <w:t>58</w:t>
        </w:r>
        <w:r w:rsidR="005F39E4">
          <w:rPr>
            <w:noProof/>
            <w:webHidden/>
          </w:rPr>
          <w:fldChar w:fldCharType="end"/>
        </w:r>
      </w:hyperlink>
    </w:p>
    <w:p w14:paraId="0964568E" w14:textId="3487ADF0"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5" w:history="1">
        <w:r w:rsidR="005F39E4" w:rsidRPr="007E269E">
          <w:rPr>
            <w:rStyle w:val="Hyperlink"/>
            <w:noProof/>
          </w:rPr>
          <w:t>4.15 Prior Information Section</w:t>
        </w:r>
        <w:r w:rsidR="005F39E4">
          <w:rPr>
            <w:noProof/>
            <w:webHidden/>
          </w:rPr>
          <w:tab/>
        </w:r>
        <w:r w:rsidR="005F39E4">
          <w:rPr>
            <w:noProof/>
            <w:webHidden/>
          </w:rPr>
          <w:fldChar w:fldCharType="begin"/>
        </w:r>
        <w:r w:rsidR="005F39E4">
          <w:rPr>
            <w:noProof/>
            <w:webHidden/>
          </w:rPr>
          <w:instrText xml:space="preserve"> PAGEREF _Toc72734845 \h </w:instrText>
        </w:r>
        <w:r w:rsidR="005F39E4">
          <w:rPr>
            <w:noProof/>
            <w:webHidden/>
          </w:rPr>
        </w:r>
        <w:r w:rsidR="005F39E4">
          <w:rPr>
            <w:noProof/>
            <w:webHidden/>
          </w:rPr>
          <w:fldChar w:fldCharType="separate"/>
        </w:r>
        <w:r w:rsidR="005F39E4">
          <w:rPr>
            <w:noProof/>
            <w:webHidden/>
          </w:rPr>
          <w:t>58</w:t>
        </w:r>
        <w:r w:rsidR="005F39E4">
          <w:rPr>
            <w:noProof/>
            <w:webHidden/>
          </w:rPr>
          <w:fldChar w:fldCharType="end"/>
        </w:r>
      </w:hyperlink>
    </w:p>
    <w:p w14:paraId="69594978" w14:textId="64B8611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6" w:history="1">
        <w:r w:rsidR="005F39E4" w:rsidRPr="007E269E">
          <w:rPr>
            <w:rStyle w:val="Hyperlink"/>
            <w:noProof/>
          </w:rPr>
          <w:t>4.16 Regularization Section</w:t>
        </w:r>
        <w:r w:rsidR="005F39E4">
          <w:rPr>
            <w:noProof/>
            <w:webHidden/>
          </w:rPr>
          <w:tab/>
        </w:r>
        <w:r w:rsidR="005F39E4">
          <w:rPr>
            <w:noProof/>
            <w:webHidden/>
          </w:rPr>
          <w:fldChar w:fldCharType="begin"/>
        </w:r>
        <w:r w:rsidR="005F39E4">
          <w:rPr>
            <w:noProof/>
            <w:webHidden/>
          </w:rPr>
          <w:instrText xml:space="preserve"> PAGEREF _Toc72734846 \h </w:instrText>
        </w:r>
        <w:r w:rsidR="005F39E4">
          <w:rPr>
            <w:noProof/>
            <w:webHidden/>
          </w:rPr>
        </w:r>
        <w:r w:rsidR="005F39E4">
          <w:rPr>
            <w:noProof/>
            <w:webHidden/>
          </w:rPr>
          <w:fldChar w:fldCharType="separate"/>
        </w:r>
        <w:r w:rsidR="005F39E4">
          <w:rPr>
            <w:noProof/>
            <w:webHidden/>
          </w:rPr>
          <w:t>61</w:t>
        </w:r>
        <w:r w:rsidR="005F39E4">
          <w:rPr>
            <w:noProof/>
            <w:webHidden/>
          </w:rPr>
          <w:fldChar w:fldCharType="end"/>
        </w:r>
      </w:hyperlink>
    </w:p>
    <w:p w14:paraId="2164702A" w14:textId="617024C8"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7" w:history="1">
        <w:r w:rsidR="005F39E4" w:rsidRPr="007E269E">
          <w:rPr>
            <w:rStyle w:val="Hyperlink"/>
            <w:noProof/>
          </w:rPr>
          <w:t>4.17 Control Variables for PEST++ Programs</w:t>
        </w:r>
        <w:r w:rsidR="005F39E4">
          <w:rPr>
            <w:noProof/>
            <w:webHidden/>
          </w:rPr>
          <w:tab/>
        </w:r>
        <w:r w:rsidR="005F39E4">
          <w:rPr>
            <w:noProof/>
            <w:webHidden/>
          </w:rPr>
          <w:fldChar w:fldCharType="begin"/>
        </w:r>
        <w:r w:rsidR="005F39E4">
          <w:rPr>
            <w:noProof/>
            <w:webHidden/>
          </w:rPr>
          <w:instrText xml:space="preserve"> PAGEREF _Toc72734847 \h </w:instrText>
        </w:r>
        <w:r w:rsidR="005F39E4">
          <w:rPr>
            <w:noProof/>
            <w:webHidden/>
          </w:rPr>
        </w:r>
        <w:r w:rsidR="005F39E4">
          <w:rPr>
            <w:noProof/>
            <w:webHidden/>
          </w:rPr>
          <w:fldChar w:fldCharType="separate"/>
        </w:r>
        <w:r w:rsidR="005F39E4">
          <w:rPr>
            <w:noProof/>
            <w:webHidden/>
          </w:rPr>
          <w:t>63</w:t>
        </w:r>
        <w:r w:rsidR="005F39E4">
          <w:rPr>
            <w:noProof/>
            <w:webHidden/>
          </w:rPr>
          <w:fldChar w:fldCharType="end"/>
        </w:r>
      </w:hyperlink>
    </w:p>
    <w:p w14:paraId="252FC07E" w14:textId="0D11DF70"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8" w:history="1">
        <w:r w:rsidR="005F39E4" w:rsidRPr="007E269E">
          <w:rPr>
            <w:rStyle w:val="Hyperlink"/>
            <w:noProof/>
          </w:rPr>
          <w:t>4.18 Keyword and External File Control File Format</w:t>
        </w:r>
        <w:r w:rsidR="005F39E4">
          <w:rPr>
            <w:noProof/>
            <w:webHidden/>
          </w:rPr>
          <w:tab/>
        </w:r>
        <w:r w:rsidR="005F39E4">
          <w:rPr>
            <w:noProof/>
            <w:webHidden/>
          </w:rPr>
          <w:fldChar w:fldCharType="begin"/>
        </w:r>
        <w:r w:rsidR="005F39E4">
          <w:rPr>
            <w:noProof/>
            <w:webHidden/>
          </w:rPr>
          <w:instrText xml:space="preserve"> PAGEREF _Toc72734848 \h </w:instrText>
        </w:r>
        <w:r w:rsidR="005F39E4">
          <w:rPr>
            <w:noProof/>
            <w:webHidden/>
          </w:rPr>
        </w:r>
        <w:r w:rsidR="005F39E4">
          <w:rPr>
            <w:noProof/>
            <w:webHidden/>
          </w:rPr>
          <w:fldChar w:fldCharType="separate"/>
        </w:r>
        <w:r w:rsidR="005F39E4">
          <w:rPr>
            <w:noProof/>
            <w:webHidden/>
          </w:rPr>
          <w:t>67</w:t>
        </w:r>
        <w:r w:rsidR="005F39E4">
          <w:rPr>
            <w:noProof/>
            <w:webHidden/>
          </w:rPr>
          <w:fldChar w:fldCharType="end"/>
        </w:r>
      </w:hyperlink>
    </w:p>
    <w:p w14:paraId="33F87552" w14:textId="652E21CB"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49" w:history="1">
        <w:r w:rsidR="005F39E4" w:rsidRPr="007E269E">
          <w:rPr>
            <w:rStyle w:val="Hyperlink"/>
            <w:noProof/>
          </w:rPr>
          <w:t>4.18.1 Keyword and Consolidated Algorithmic Variables</w:t>
        </w:r>
        <w:r w:rsidR="005F39E4">
          <w:rPr>
            <w:noProof/>
            <w:webHidden/>
          </w:rPr>
          <w:tab/>
        </w:r>
        <w:r w:rsidR="005F39E4">
          <w:rPr>
            <w:noProof/>
            <w:webHidden/>
          </w:rPr>
          <w:fldChar w:fldCharType="begin"/>
        </w:r>
        <w:r w:rsidR="005F39E4">
          <w:rPr>
            <w:noProof/>
            <w:webHidden/>
          </w:rPr>
          <w:instrText xml:space="preserve"> PAGEREF _Toc72734849 \h </w:instrText>
        </w:r>
        <w:r w:rsidR="005F39E4">
          <w:rPr>
            <w:noProof/>
            <w:webHidden/>
          </w:rPr>
        </w:r>
        <w:r w:rsidR="005F39E4">
          <w:rPr>
            <w:noProof/>
            <w:webHidden/>
          </w:rPr>
          <w:fldChar w:fldCharType="separate"/>
        </w:r>
        <w:r w:rsidR="005F39E4">
          <w:rPr>
            <w:noProof/>
            <w:webHidden/>
          </w:rPr>
          <w:t>67</w:t>
        </w:r>
        <w:r w:rsidR="005F39E4">
          <w:rPr>
            <w:noProof/>
            <w:webHidden/>
          </w:rPr>
          <w:fldChar w:fldCharType="end"/>
        </w:r>
      </w:hyperlink>
    </w:p>
    <w:p w14:paraId="5DB99292" w14:textId="4E5CE1A7"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50" w:history="1">
        <w:r w:rsidR="005F39E4" w:rsidRPr="007E269E">
          <w:rPr>
            <w:rStyle w:val="Hyperlink"/>
            <w:noProof/>
          </w:rPr>
          <w:t>4.18.2 External file support</w:t>
        </w:r>
        <w:r w:rsidR="005F39E4">
          <w:rPr>
            <w:noProof/>
            <w:webHidden/>
          </w:rPr>
          <w:tab/>
        </w:r>
        <w:r w:rsidR="005F39E4">
          <w:rPr>
            <w:noProof/>
            <w:webHidden/>
          </w:rPr>
          <w:fldChar w:fldCharType="begin"/>
        </w:r>
        <w:r w:rsidR="005F39E4">
          <w:rPr>
            <w:noProof/>
            <w:webHidden/>
          </w:rPr>
          <w:instrText xml:space="preserve"> PAGEREF _Toc72734850 \h </w:instrText>
        </w:r>
        <w:r w:rsidR="005F39E4">
          <w:rPr>
            <w:noProof/>
            <w:webHidden/>
          </w:rPr>
        </w:r>
        <w:r w:rsidR="005F39E4">
          <w:rPr>
            <w:noProof/>
            <w:webHidden/>
          </w:rPr>
          <w:fldChar w:fldCharType="separate"/>
        </w:r>
        <w:r w:rsidR="005F39E4">
          <w:rPr>
            <w:noProof/>
            <w:webHidden/>
          </w:rPr>
          <w:t>67</w:t>
        </w:r>
        <w:r w:rsidR="005F39E4">
          <w:rPr>
            <w:noProof/>
            <w:webHidden/>
          </w:rPr>
          <w:fldChar w:fldCharType="end"/>
        </w:r>
      </w:hyperlink>
    </w:p>
    <w:p w14:paraId="3338C554" w14:textId="707654F9"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851" w:history="1">
        <w:r w:rsidR="005F39E4" w:rsidRPr="007E269E">
          <w:rPr>
            <w:rStyle w:val="Hyperlink"/>
            <w:noProof/>
          </w:rPr>
          <w:t>5. Running PEST++ Programs</w:t>
        </w:r>
        <w:r w:rsidR="005F39E4">
          <w:rPr>
            <w:noProof/>
            <w:webHidden/>
          </w:rPr>
          <w:tab/>
        </w:r>
        <w:r w:rsidR="005F39E4">
          <w:rPr>
            <w:noProof/>
            <w:webHidden/>
          </w:rPr>
          <w:fldChar w:fldCharType="begin"/>
        </w:r>
        <w:r w:rsidR="005F39E4">
          <w:rPr>
            <w:noProof/>
            <w:webHidden/>
          </w:rPr>
          <w:instrText xml:space="preserve"> PAGEREF _Toc72734851 \h </w:instrText>
        </w:r>
        <w:r w:rsidR="005F39E4">
          <w:rPr>
            <w:noProof/>
            <w:webHidden/>
          </w:rPr>
        </w:r>
        <w:r w:rsidR="005F39E4">
          <w:rPr>
            <w:noProof/>
            <w:webHidden/>
          </w:rPr>
          <w:fldChar w:fldCharType="separate"/>
        </w:r>
        <w:r w:rsidR="005F39E4">
          <w:rPr>
            <w:noProof/>
            <w:webHidden/>
          </w:rPr>
          <w:t>71</w:t>
        </w:r>
        <w:r w:rsidR="005F39E4">
          <w:rPr>
            <w:noProof/>
            <w:webHidden/>
          </w:rPr>
          <w:fldChar w:fldCharType="end"/>
        </w:r>
      </w:hyperlink>
    </w:p>
    <w:p w14:paraId="23F6FCA3" w14:textId="23EAEEDA"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52" w:history="1">
        <w:r w:rsidR="005F39E4" w:rsidRPr="007E269E">
          <w:rPr>
            <w:rStyle w:val="Hyperlink"/>
            <w:noProof/>
          </w:rPr>
          <w:t>5.1 General</w:t>
        </w:r>
        <w:r w:rsidR="005F39E4">
          <w:rPr>
            <w:noProof/>
            <w:webHidden/>
          </w:rPr>
          <w:tab/>
        </w:r>
        <w:r w:rsidR="005F39E4">
          <w:rPr>
            <w:noProof/>
            <w:webHidden/>
          </w:rPr>
          <w:fldChar w:fldCharType="begin"/>
        </w:r>
        <w:r w:rsidR="005F39E4">
          <w:rPr>
            <w:noProof/>
            <w:webHidden/>
          </w:rPr>
          <w:instrText xml:space="preserve"> PAGEREF _Toc72734852 \h </w:instrText>
        </w:r>
        <w:r w:rsidR="005F39E4">
          <w:rPr>
            <w:noProof/>
            <w:webHidden/>
          </w:rPr>
        </w:r>
        <w:r w:rsidR="005F39E4">
          <w:rPr>
            <w:noProof/>
            <w:webHidden/>
          </w:rPr>
          <w:fldChar w:fldCharType="separate"/>
        </w:r>
        <w:r w:rsidR="005F39E4">
          <w:rPr>
            <w:noProof/>
            <w:webHidden/>
          </w:rPr>
          <w:t>71</w:t>
        </w:r>
        <w:r w:rsidR="005F39E4">
          <w:rPr>
            <w:noProof/>
            <w:webHidden/>
          </w:rPr>
          <w:fldChar w:fldCharType="end"/>
        </w:r>
      </w:hyperlink>
    </w:p>
    <w:p w14:paraId="5546B9E1" w14:textId="422C99CF"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53" w:history="1">
        <w:r w:rsidR="005F39E4" w:rsidRPr="007E269E">
          <w:rPr>
            <w:rStyle w:val="Hyperlink"/>
            <w:noProof/>
          </w:rPr>
          <w:t>5.2 Model Runs in Serial</w:t>
        </w:r>
        <w:r w:rsidR="005F39E4">
          <w:rPr>
            <w:noProof/>
            <w:webHidden/>
          </w:rPr>
          <w:tab/>
        </w:r>
        <w:r w:rsidR="005F39E4">
          <w:rPr>
            <w:noProof/>
            <w:webHidden/>
          </w:rPr>
          <w:fldChar w:fldCharType="begin"/>
        </w:r>
        <w:r w:rsidR="005F39E4">
          <w:rPr>
            <w:noProof/>
            <w:webHidden/>
          </w:rPr>
          <w:instrText xml:space="preserve"> PAGEREF _Toc72734853 \h </w:instrText>
        </w:r>
        <w:r w:rsidR="005F39E4">
          <w:rPr>
            <w:noProof/>
            <w:webHidden/>
          </w:rPr>
        </w:r>
        <w:r w:rsidR="005F39E4">
          <w:rPr>
            <w:noProof/>
            <w:webHidden/>
          </w:rPr>
          <w:fldChar w:fldCharType="separate"/>
        </w:r>
        <w:r w:rsidR="005F39E4">
          <w:rPr>
            <w:noProof/>
            <w:webHidden/>
          </w:rPr>
          <w:t>71</w:t>
        </w:r>
        <w:r w:rsidR="005F39E4">
          <w:rPr>
            <w:noProof/>
            <w:webHidden/>
          </w:rPr>
          <w:fldChar w:fldCharType="end"/>
        </w:r>
      </w:hyperlink>
    </w:p>
    <w:p w14:paraId="1555BD37" w14:textId="49A808E2"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54" w:history="1">
        <w:r w:rsidR="005F39E4" w:rsidRPr="007E269E">
          <w:rPr>
            <w:rStyle w:val="Hyperlink"/>
            <w:noProof/>
          </w:rPr>
          <w:t>5.2.1 Concepts</w:t>
        </w:r>
        <w:r w:rsidR="005F39E4">
          <w:rPr>
            <w:noProof/>
            <w:webHidden/>
          </w:rPr>
          <w:tab/>
        </w:r>
        <w:r w:rsidR="005F39E4">
          <w:rPr>
            <w:noProof/>
            <w:webHidden/>
          </w:rPr>
          <w:fldChar w:fldCharType="begin"/>
        </w:r>
        <w:r w:rsidR="005F39E4">
          <w:rPr>
            <w:noProof/>
            <w:webHidden/>
          </w:rPr>
          <w:instrText xml:space="preserve"> PAGEREF _Toc72734854 \h </w:instrText>
        </w:r>
        <w:r w:rsidR="005F39E4">
          <w:rPr>
            <w:noProof/>
            <w:webHidden/>
          </w:rPr>
        </w:r>
        <w:r w:rsidR="005F39E4">
          <w:rPr>
            <w:noProof/>
            <w:webHidden/>
          </w:rPr>
          <w:fldChar w:fldCharType="separate"/>
        </w:r>
        <w:r w:rsidR="005F39E4">
          <w:rPr>
            <w:noProof/>
            <w:webHidden/>
          </w:rPr>
          <w:t>71</w:t>
        </w:r>
        <w:r w:rsidR="005F39E4">
          <w:rPr>
            <w:noProof/>
            <w:webHidden/>
          </w:rPr>
          <w:fldChar w:fldCharType="end"/>
        </w:r>
      </w:hyperlink>
    </w:p>
    <w:p w14:paraId="15489D9B" w14:textId="3A0C47A0"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55" w:history="1">
        <w:r w:rsidR="005F39E4" w:rsidRPr="007E269E">
          <w:rPr>
            <w:rStyle w:val="Hyperlink"/>
            <w:noProof/>
          </w:rPr>
          <w:t>5.2.2 Running PESTPP-XXX</w:t>
        </w:r>
        <w:r w:rsidR="005F39E4">
          <w:rPr>
            <w:noProof/>
            <w:webHidden/>
          </w:rPr>
          <w:tab/>
        </w:r>
        <w:r w:rsidR="005F39E4">
          <w:rPr>
            <w:noProof/>
            <w:webHidden/>
          </w:rPr>
          <w:fldChar w:fldCharType="begin"/>
        </w:r>
        <w:r w:rsidR="005F39E4">
          <w:rPr>
            <w:noProof/>
            <w:webHidden/>
          </w:rPr>
          <w:instrText xml:space="preserve"> PAGEREF _Toc72734855 \h </w:instrText>
        </w:r>
        <w:r w:rsidR="005F39E4">
          <w:rPr>
            <w:noProof/>
            <w:webHidden/>
          </w:rPr>
        </w:r>
        <w:r w:rsidR="005F39E4">
          <w:rPr>
            <w:noProof/>
            <w:webHidden/>
          </w:rPr>
          <w:fldChar w:fldCharType="separate"/>
        </w:r>
        <w:r w:rsidR="005F39E4">
          <w:rPr>
            <w:noProof/>
            <w:webHidden/>
          </w:rPr>
          <w:t>71</w:t>
        </w:r>
        <w:r w:rsidR="005F39E4">
          <w:rPr>
            <w:noProof/>
            <w:webHidden/>
          </w:rPr>
          <w:fldChar w:fldCharType="end"/>
        </w:r>
      </w:hyperlink>
    </w:p>
    <w:p w14:paraId="1DD306BF" w14:textId="0F37F8FA"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56" w:history="1">
        <w:r w:rsidR="005F39E4" w:rsidRPr="007E269E">
          <w:rPr>
            <w:rStyle w:val="Hyperlink"/>
            <w:noProof/>
          </w:rPr>
          <w:t>5.3 Model Runs in Parallel</w:t>
        </w:r>
        <w:r w:rsidR="005F39E4">
          <w:rPr>
            <w:noProof/>
            <w:webHidden/>
          </w:rPr>
          <w:tab/>
        </w:r>
        <w:r w:rsidR="005F39E4">
          <w:rPr>
            <w:noProof/>
            <w:webHidden/>
          </w:rPr>
          <w:fldChar w:fldCharType="begin"/>
        </w:r>
        <w:r w:rsidR="005F39E4">
          <w:rPr>
            <w:noProof/>
            <w:webHidden/>
          </w:rPr>
          <w:instrText xml:space="preserve"> PAGEREF _Toc72734856 \h </w:instrText>
        </w:r>
        <w:r w:rsidR="005F39E4">
          <w:rPr>
            <w:noProof/>
            <w:webHidden/>
          </w:rPr>
        </w:r>
        <w:r w:rsidR="005F39E4">
          <w:rPr>
            <w:noProof/>
            <w:webHidden/>
          </w:rPr>
          <w:fldChar w:fldCharType="separate"/>
        </w:r>
        <w:r w:rsidR="005F39E4">
          <w:rPr>
            <w:noProof/>
            <w:webHidden/>
          </w:rPr>
          <w:t>72</w:t>
        </w:r>
        <w:r w:rsidR="005F39E4">
          <w:rPr>
            <w:noProof/>
            <w:webHidden/>
          </w:rPr>
          <w:fldChar w:fldCharType="end"/>
        </w:r>
      </w:hyperlink>
    </w:p>
    <w:p w14:paraId="43B69325" w14:textId="5C3AF3B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57" w:history="1">
        <w:r w:rsidR="005F39E4" w:rsidRPr="007E269E">
          <w:rPr>
            <w:rStyle w:val="Hyperlink"/>
            <w:noProof/>
          </w:rPr>
          <w:t>5.3.1 Concepts</w:t>
        </w:r>
        <w:r w:rsidR="005F39E4">
          <w:rPr>
            <w:noProof/>
            <w:webHidden/>
          </w:rPr>
          <w:tab/>
        </w:r>
        <w:r w:rsidR="005F39E4">
          <w:rPr>
            <w:noProof/>
            <w:webHidden/>
          </w:rPr>
          <w:fldChar w:fldCharType="begin"/>
        </w:r>
        <w:r w:rsidR="005F39E4">
          <w:rPr>
            <w:noProof/>
            <w:webHidden/>
          </w:rPr>
          <w:instrText xml:space="preserve"> PAGEREF _Toc72734857 \h </w:instrText>
        </w:r>
        <w:r w:rsidR="005F39E4">
          <w:rPr>
            <w:noProof/>
            <w:webHidden/>
          </w:rPr>
        </w:r>
        <w:r w:rsidR="005F39E4">
          <w:rPr>
            <w:noProof/>
            <w:webHidden/>
          </w:rPr>
          <w:fldChar w:fldCharType="separate"/>
        </w:r>
        <w:r w:rsidR="005F39E4">
          <w:rPr>
            <w:noProof/>
            <w:webHidden/>
          </w:rPr>
          <w:t>72</w:t>
        </w:r>
        <w:r w:rsidR="005F39E4">
          <w:rPr>
            <w:noProof/>
            <w:webHidden/>
          </w:rPr>
          <w:fldChar w:fldCharType="end"/>
        </w:r>
      </w:hyperlink>
    </w:p>
    <w:p w14:paraId="4E37D067" w14:textId="565B2E03"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58" w:history="1">
        <w:r w:rsidR="005F39E4" w:rsidRPr="007E269E">
          <w:rPr>
            <w:rStyle w:val="Hyperlink"/>
            <w:noProof/>
          </w:rPr>
          <w:t>5.3.2 Manager to Worker Communication</w:t>
        </w:r>
        <w:r w:rsidR="005F39E4">
          <w:rPr>
            <w:noProof/>
            <w:webHidden/>
          </w:rPr>
          <w:tab/>
        </w:r>
        <w:r w:rsidR="005F39E4">
          <w:rPr>
            <w:noProof/>
            <w:webHidden/>
          </w:rPr>
          <w:fldChar w:fldCharType="begin"/>
        </w:r>
        <w:r w:rsidR="005F39E4">
          <w:rPr>
            <w:noProof/>
            <w:webHidden/>
          </w:rPr>
          <w:instrText xml:space="preserve"> PAGEREF _Toc72734858 \h </w:instrText>
        </w:r>
        <w:r w:rsidR="005F39E4">
          <w:rPr>
            <w:noProof/>
            <w:webHidden/>
          </w:rPr>
        </w:r>
        <w:r w:rsidR="005F39E4">
          <w:rPr>
            <w:noProof/>
            <w:webHidden/>
          </w:rPr>
          <w:fldChar w:fldCharType="separate"/>
        </w:r>
        <w:r w:rsidR="005F39E4">
          <w:rPr>
            <w:noProof/>
            <w:webHidden/>
          </w:rPr>
          <w:t>73</w:t>
        </w:r>
        <w:r w:rsidR="005F39E4">
          <w:rPr>
            <w:noProof/>
            <w:webHidden/>
          </w:rPr>
          <w:fldChar w:fldCharType="end"/>
        </w:r>
      </w:hyperlink>
    </w:p>
    <w:p w14:paraId="4E42D0B7" w14:textId="0D66F60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59" w:history="1">
        <w:r w:rsidR="005F39E4" w:rsidRPr="007E269E">
          <w:rPr>
            <w:rStyle w:val="Hyperlink"/>
            <w:noProof/>
          </w:rPr>
          <w:t>5.3.3 Running PESTPP-XXX as Manager and Worker</w:t>
        </w:r>
        <w:r w:rsidR="005F39E4">
          <w:rPr>
            <w:noProof/>
            <w:webHidden/>
          </w:rPr>
          <w:tab/>
        </w:r>
        <w:r w:rsidR="005F39E4">
          <w:rPr>
            <w:noProof/>
            <w:webHidden/>
          </w:rPr>
          <w:fldChar w:fldCharType="begin"/>
        </w:r>
        <w:r w:rsidR="005F39E4">
          <w:rPr>
            <w:noProof/>
            <w:webHidden/>
          </w:rPr>
          <w:instrText xml:space="preserve"> PAGEREF _Toc72734859 \h </w:instrText>
        </w:r>
        <w:r w:rsidR="005F39E4">
          <w:rPr>
            <w:noProof/>
            <w:webHidden/>
          </w:rPr>
        </w:r>
        <w:r w:rsidR="005F39E4">
          <w:rPr>
            <w:noProof/>
            <w:webHidden/>
          </w:rPr>
          <w:fldChar w:fldCharType="separate"/>
        </w:r>
        <w:r w:rsidR="005F39E4">
          <w:rPr>
            <w:noProof/>
            <w:webHidden/>
          </w:rPr>
          <w:t>73</w:t>
        </w:r>
        <w:r w:rsidR="005F39E4">
          <w:rPr>
            <w:noProof/>
            <w:webHidden/>
          </w:rPr>
          <w:fldChar w:fldCharType="end"/>
        </w:r>
      </w:hyperlink>
    </w:p>
    <w:p w14:paraId="744DD964" w14:textId="509C1E1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60" w:history="1">
        <w:r w:rsidR="005F39E4" w:rsidRPr="007E269E">
          <w:rPr>
            <w:rStyle w:val="Hyperlink"/>
            <w:noProof/>
          </w:rPr>
          <w:t>5.3.4 Run Management Record File</w:t>
        </w:r>
        <w:r w:rsidR="005F39E4">
          <w:rPr>
            <w:noProof/>
            <w:webHidden/>
          </w:rPr>
          <w:tab/>
        </w:r>
        <w:r w:rsidR="005F39E4">
          <w:rPr>
            <w:noProof/>
            <w:webHidden/>
          </w:rPr>
          <w:fldChar w:fldCharType="begin"/>
        </w:r>
        <w:r w:rsidR="005F39E4">
          <w:rPr>
            <w:noProof/>
            <w:webHidden/>
          </w:rPr>
          <w:instrText xml:space="preserve"> PAGEREF _Toc72734860 \h </w:instrText>
        </w:r>
        <w:r w:rsidR="005F39E4">
          <w:rPr>
            <w:noProof/>
            <w:webHidden/>
          </w:rPr>
        </w:r>
        <w:r w:rsidR="005F39E4">
          <w:rPr>
            <w:noProof/>
            <w:webHidden/>
          </w:rPr>
          <w:fldChar w:fldCharType="separate"/>
        </w:r>
        <w:r w:rsidR="005F39E4">
          <w:rPr>
            <w:noProof/>
            <w:webHidden/>
          </w:rPr>
          <w:t>74</w:t>
        </w:r>
        <w:r w:rsidR="005F39E4">
          <w:rPr>
            <w:noProof/>
            <w:webHidden/>
          </w:rPr>
          <w:fldChar w:fldCharType="end"/>
        </w:r>
      </w:hyperlink>
    </w:p>
    <w:p w14:paraId="6999B428" w14:textId="360CB1C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61" w:history="1">
        <w:r w:rsidR="005F39E4" w:rsidRPr="007E269E">
          <w:rPr>
            <w:rStyle w:val="Hyperlink"/>
            <w:noProof/>
          </w:rPr>
          <w:t>5.3.5 Run Management Control Variables</w:t>
        </w:r>
        <w:r w:rsidR="005F39E4">
          <w:rPr>
            <w:noProof/>
            <w:webHidden/>
          </w:rPr>
          <w:tab/>
        </w:r>
        <w:r w:rsidR="005F39E4">
          <w:rPr>
            <w:noProof/>
            <w:webHidden/>
          </w:rPr>
          <w:fldChar w:fldCharType="begin"/>
        </w:r>
        <w:r w:rsidR="005F39E4">
          <w:rPr>
            <w:noProof/>
            <w:webHidden/>
          </w:rPr>
          <w:instrText xml:space="preserve"> PAGEREF _Toc72734861 \h </w:instrText>
        </w:r>
        <w:r w:rsidR="005F39E4">
          <w:rPr>
            <w:noProof/>
            <w:webHidden/>
          </w:rPr>
        </w:r>
        <w:r w:rsidR="005F39E4">
          <w:rPr>
            <w:noProof/>
            <w:webHidden/>
          </w:rPr>
          <w:fldChar w:fldCharType="separate"/>
        </w:r>
        <w:r w:rsidR="005F39E4">
          <w:rPr>
            <w:noProof/>
            <w:webHidden/>
          </w:rPr>
          <w:t>74</w:t>
        </w:r>
        <w:r w:rsidR="005F39E4">
          <w:rPr>
            <w:noProof/>
            <w:webHidden/>
          </w:rPr>
          <w:fldChar w:fldCharType="end"/>
        </w:r>
      </w:hyperlink>
    </w:p>
    <w:p w14:paraId="48A152D9" w14:textId="07BF9016"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62" w:history="1">
        <w:r w:rsidR="005F39E4" w:rsidRPr="007E269E">
          <w:rPr>
            <w:rStyle w:val="Hyperlink"/>
            <w:noProof/>
          </w:rPr>
          <w:t>5.4 Run Book-Keeping Files</w:t>
        </w:r>
        <w:r w:rsidR="005F39E4">
          <w:rPr>
            <w:noProof/>
            <w:webHidden/>
          </w:rPr>
          <w:tab/>
        </w:r>
        <w:r w:rsidR="005F39E4">
          <w:rPr>
            <w:noProof/>
            <w:webHidden/>
          </w:rPr>
          <w:fldChar w:fldCharType="begin"/>
        </w:r>
        <w:r w:rsidR="005F39E4">
          <w:rPr>
            <w:noProof/>
            <w:webHidden/>
          </w:rPr>
          <w:instrText xml:space="preserve"> PAGEREF _Toc72734862 \h </w:instrText>
        </w:r>
        <w:r w:rsidR="005F39E4">
          <w:rPr>
            <w:noProof/>
            <w:webHidden/>
          </w:rPr>
        </w:r>
        <w:r w:rsidR="005F39E4">
          <w:rPr>
            <w:noProof/>
            <w:webHidden/>
          </w:rPr>
          <w:fldChar w:fldCharType="separate"/>
        </w:r>
        <w:r w:rsidR="005F39E4">
          <w:rPr>
            <w:noProof/>
            <w:webHidden/>
          </w:rPr>
          <w:t>77</w:t>
        </w:r>
        <w:r w:rsidR="005F39E4">
          <w:rPr>
            <w:noProof/>
            <w:webHidden/>
          </w:rPr>
          <w:fldChar w:fldCharType="end"/>
        </w:r>
      </w:hyperlink>
    </w:p>
    <w:p w14:paraId="6FF43362" w14:textId="1DB126E7"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863" w:history="1">
        <w:r w:rsidR="005F39E4" w:rsidRPr="007E269E">
          <w:rPr>
            <w:rStyle w:val="Hyperlink"/>
            <w:noProof/>
          </w:rPr>
          <w:t>6. PESTPP-GLM</w:t>
        </w:r>
        <w:r w:rsidR="005F39E4">
          <w:rPr>
            <w:noProof/>
            <w:webHidden/>
          </w:rPr>
          <w:tab/>
        </w:r>
        <w:r w:rsidR="005F39E4">
          <w:rPr>
            <w:noProof/>
            <w:webHidden/>
          </w:rPr>
          <w:fldChar w:fldCharType="begin"/>
        </w:r>
        <w:r w:rsidR="005F39E4">
          <w:rPr>
            <w:noProof/>
            <w:webHidden/>
          </w:rPr>
          <w:instrText xml:space="preserve"> PAGEREF _Toc72734863 \h </w:instrText>
        </w:r>
        <w:r w:rsidR="005F39E4">
          <w:rPr>
            <w:noProof/>
            <w:webHidden/>
          </w:rPr>
        </w:r>
        <w:r w:rsidR="005F39E4">
          <w:rPr>
            <w:noProof/>
            <w:webHidden/>
          </w:rPr>
          <w:fldChar w:fldCharType="separate"/>
        </w:r>
        <w:r w:rsidR="005F39E4">
          <w:rPr>
            <w:noProof/>
            <w:webHidden/>
          </w:rPr>
          <w:t>78</w:t>
        </w:r>
        <w:r w:rsidR="005F39E4">
          <w:rPr>
            <w:noProof/>
            <w:webHidden/>
          </w:rPr>
          <w:fldChar w:fldCharType="end"/>
        </w:r>
      </w:hyperlink>
    </w:p>
    <w:p w14:paraId="06642DAB" w14:textId="21ED9F20"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64" w:history="1">
        <w:r w:rsidR="005F39E4" w:rsidRPr="007E269E">
          <w:rPr>
            <w:rStyle w:val="Hyperlink"/>
            <w:noProof/>
          </w:rPr>
          <w:t>6.1 Introduction</w:t>
        </w:r>
        <w:r w:rsidR="005F39E4">
          <w:rPr>
            <w:noProof/>
            <w:webHidden/>
          </w:rPr>
          <w:tab/>
        </w:r>
        <w:r w:rsidR="005F39E4">
          <w:rPr>
            <w:noProof/>
            <w:webHidden/>
          </w:rPr>
          <w:fldChar w:fldCharType="begin"/>
        </w:r>
        <w:r w:rsidR="005F39E4">
          <w:rPr>
            <w:noProof/>
            <w:webHidden/>
          </w:rPr>
          <w:instrText xml:space="preserve"> PAGEREF _Toc72734864 \h </w:instrText>
        </w:r>
        <w:r w:rsidR="005F39E4">
          <w:rPr>
            <w:noProof/>
            <w:webHidden/>
          </w:rPr>
        </w:r>
        <w:r w:rsidR="005F39E4">
          <w:rPr>
            <w:noProof/>
            <w:webHidden/>
          </w:rPr>
          <w:fldChar w:fldCharType="separate"/>
        </w:r>
        <w:r w:rsidR="005F39E4">
          <w:rPr>
            <w:noProof/>
            <w:webHidden/>
          </w:rPr>
          <w:t>78</w:t>
        </w:r>
        <w:r w:rsidR="005F39E4">
          <w:rPr>
            <w:noProof/>
            <w:webHidden/>
          </w:rPr>
          <w:fldChar w:fldCharType="end"/>
        </w:r>
      </w:hyperlink>
    </w:p>
    <w:p w14:paraId="4C389E5C" w14:textId="7D6E19E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65" w:history="1">
        <w:r w:rsidR="005F39E4" w:rsidRPr="007E269E">
          <w:rPr>
            <w:rStyle w:val="Hyperlink"/>
            <w:noProof/>
          </w:rPr>
          <w:t>6.2 Highly Parameterized Inversion</w:t>
        </w:r>
        <w:r w:rsidR="005F39E4">
          <w:rPr>
            <w:noProof/>
            <w:webHidden/>
          </w:rPr>
          <w:tab/>
        </w:r>
        <w:r w:rsidR="005F39E4">
          <w:rPr>
            <w:noProof/>
            <w:webHidden/>
          </w:rPr>
          <w:fldChar w:fldCharType="begin"/>
        </w:r>
        <w:r w:rsidR="005F39E4">
          <w:rPr>
            <w:noProof/>
            <w:webHidden/>
          </w:rPr>
          <w:instrText xml:space="preserve"> PAGEREF _Toc72734865 \h </w:instrText>
        </w:r>
        <w:r w:rsidR="005F39E4">
          <w:rPr>
            <w:noProof/>
            <w:webHidden/>
          </w:rPr>
        </w:r>
        <w:r w:rsidR="005F39E4">
          <w:rPr>
            <w:noProof/>
            <w:webHidden/>
          </w:rPr>
          <w:fldChar w:fldCharType="separate"/>
        </w:r>
        <w:r w:rsidR="005F39E4">
          <w:rPr>
            <w:noProof/>
            <w:webHidden/>
          </w:rPr>
          <w:t>78</w:t>
        </w:r>
        <w:r w:rsidR="005F39E4">
          <w:rPr>
            <w:noProof/>
            <w:webHidden/>
          </w:rPr>
          <w:fldChar w:fldCharType="end"/>
        </w:r>
      </w:hyperlink>
    </w:p>
    <w:p w14:paraId="332013D4" w14:textId="72BFE12C"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66" w:history="1">
        <w:r w:rsidR="005F39E4" w:rsidRPr="007E269E">
          <w:rPr>
            <w:rStyle w:val="Hyperlink"/>
            <w:noProof/>
          </w:rPr>
          <w:t>6.2.1 Basic Equations</w:t>
        </w:r>
        <w:r w:rsidR="005F39E4">
          <w:rPr>
            <w:noProof/>
            <w:webHidden/>
          </w:rPr>
          <w:tab/>
        </w:r>
        <w:r w:rsidR="005F39E4">
          <w:rPr>
            <w:noProof/>
            <w:webHidden/>
          </w:rPr>
          <w:fldChar w:fldCharType="begin"/>
        </w:r>
        <w:r w:rsidR="005F39E4">
          <w:rPr>
            <w:noProof/>
            <w:webHidden/>
          </w:rPr>
          <w:instrText xml:space="preserve"> PAGEREF _Toc72734866 \h </w:instrText>
        </w:r>
        <w:r w:rsidR="005F39E4">
          <w:rPr>
            <w:noProof/>
            <w:webHidden/>
          </w:rPr>
        </w:r>
        <w:r w:rsidR="005F39E4">
          <w:rPr>
            <w:noProof/>
            <w:webHidden/>
          </w:rPr>
          <w:fldChar w:fldCharType="separate"/>
        </w:r>
        <w:r w:rsidR="005F39E4">
          <w:rPr>
            <w:noProof/>
            <w:webHidden/>
          </w:rPr>
          <w:t>78</w:t>
        </w:r>
        <w:r w:rsidR="005F39E4">
          <w:rPr>
            <w:noProof/>
            <w:webHidden/>
          </w:rPr>
          <w:fldChar w:fldCharType="end"/>
        </w:r>
      </w:hyperlink>
    </w:p>
    <w:p w14:paraId="70A56EC6" w14:textId="5DAF875C"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67" w:history="1">
        <w:r w:rsidR="005F39E4" w:rsidRPr="007E269E">
          <w:rPr>
            <w:rStyle w:val="Hyperlink"/>
            <w:noProof/>
          </w:rPr>
          <w:t>6.2.2 Choosing the Regularization Weight Factor</w:t>
        </w:r>
        <w:r w:rsidR="005F39E4">
          <w:rPr>
            <w:noProof/>
            <w:webHidden/>
          </w:rPr>
          <w:tab/>
        </w:r>
        <w:r w:rsidR="005F39E4">
          <w:rPr>
            <w:noProof/>
            <w:webHidden/>
          </w:rPr>
          <w:fldChar w:fldCharType="begin"/>
        </w:r>
        <w:r w:rsidR="005F39E4">
          <w:rPr>
            <w:noProof/>
            <w:webHidden/>
          </w:rPr>
          <w:instrText xml:space="preserve"> PAGEREF _Toc72734867 \h </w:instrText>
        </w:r>
        <w:r w:rsidR="005F39E4">
          <w:rPr>
            <w:noProof/>
            <w:webHidden/>
          </w:rPr>
        </w:r>
        <w:r w:rsidR="005F39E4">
          <w:rPr>
            <w:noProof/>
            <w:webHidden/>
          </w:rPr>
          <w:fldChar w:fldCharType="separate"/>
        </w:r>
        <w:r w:rsidR="005F39E4">
          <w:rPr>
            <w:noProof/>
            <w:webHidden/>
          </w:rPr>
          <w:t>80</w:t>
        </w:r>
        <w:r w:rsidR="005F39E4">
          <w:rPr>
            <w:noProof/>
            <w:webHidden/>
          </w:rPr>
          <w:fldChar w:fldCharType="end"/>
        </w:r>
      </w:hyperlink>
    </w:p>
    <w:p w14:paraId="15979C11" w14:textId="293B7173"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68" w:history="1">
        <w:r w:rsidR="005F39E4" w:rsidRPr="007E269E">
          <w:rPr>
            <w:rStyle w:val="Hyperlink"/>
            <w:noProof/>
          </w:rPr>
          <w:t>6.2.3 Inter-Regularization Group Weighting</w:t>
        </w:r>
        <w:r w:rsidR="005F39E4">
          <w:rPr>
            <w:noProof/>
            <w:webHidden/>
          </w:rPr>
          <w:tab/>
        </w:r>
        <w:r w:rsidR="005F39E4">
          <w:rPr>
            <w:noProof/>
            <w:webHidden/>
          </w:rPr>
          <w:fldChar w:fldCharType="begin"/>
        </w:r>
        <w:r w:rsidR="005F39E4">
          <w:rPr>
            <w:noProof/>
            <w:webHidden/>
          </w:rPr>
          <w:instrText xml:space="preserve"> PAGEREF _Toc72734868 \h </w:instrText>
        </w:r>
        <w:r w:rsidR="005F39E4">
          <w:rPr>
            <w:noProof/>
            <w:webHidden/>
          </w:rPr>
        </w:r>
        <w:r w:rsidR="005F39E4">
          <w:rPr>
            <w:noProof/>
            <w:webHidden/>
          </w:rPr>
          <w:fldChar w:fldCharType="separate"/>
        </w:r>
        <w:r w:rsidR="005F39E4">
          <w:rPr>
            <w:noProof/>
            <w:webHidden/>
          </w:rPr>
          <w:t>81</w:t>
        </w:r>
        <w:r w:rsidR="005F39E4">
          <w:rPr>
            <w:noProof/>
            <w:webHidden/>
          </w:rPr>
          <w:fldChar w:fldCharType="end"/>
        </w:r>
      </w:hyperlink>
    </w:p>
    <w:p w14:paraId="744AEEA5" w14:textId="1298493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69" w:history="1">
        <w:r w:rsidR="005F39E4" w:rsidRPr="007E269E">
          <w:rPr>
            <w:rStyle w:val="Hyperlink"/>
            <w:noProof/>
          </w:rPr>
          <w:t>6.2.4 Choosing Values for the Marquardt Lambda</w:t>
        </w:r>
        <w:r w:rsidR="005F39E4">
          <w:rPr>
            <w:noProof/>
            <w:webHidden/>
          </w:rPr>
          <w:tab/>
        </w:r>
        <w:r w:rsidR="005F39E4">
          <w:rPr>
            <w:noProof/>
            <w:webHidden/>
          </w:rPr>
          <w:fldChar w:fldCharType="begin"/>
        </w:r>
        <w:r w:rsidR="005F39E4">
          <w:rPr>
            <w:noProof/>
            <w:webHidden/>
          </w:rPr>
          <w:instrText xml:space="preserve"> PAGEREF _Toc72734869 \h </w:instrText>
        </w:r>
        <w:r w:rsidR="005F39E4">
          <w:rPr>
            <w:noProof/>
            <w:webHidden/>
          </w:rPr>
        </w:r>
        <w:r w:rsidR="005F39E4">
          <w:rPr>
            <w:noProof/>
            <w:webHidden/>
          </w:rPr>
          <w:fldChar w:fldCharType="separate"/>
        </w:r>
        <w:r w:rsidR="005F39E4">
          <w:rPr>
            <w:noProof/>
            <w:webHidden/>
          </w:rPr>
          <w:t>81</w:t>
        </w:r>
        <w:r w:rsidR="005F39E4">
          <w:rPr>
            <w:noProof/>
            <w:webHidden/>
          </w:rPr>
          <w:fldChar w:fldCharType="end"/>
        </w:r>
      </w:hyperlink>
    </w:p>
    <w:p w14:paraId="79B2322A" w14:textId="454F62B8"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0" w:history="1">
        <w:r w:rsidR="005F39E4" w:rsidRPr="007E269E">
          <w:rPr>
            <w:rStyle w:val="Hyperlink"/>
            <w:noProof/>
          </w:rPr>
          <w:t>6.2.5 Singular Value Decomposition</w:t>
        </w:r>
        <w:r w:rsidR="005F39E4">
          <w:rPr>
            <w:noProof/>
            <w:webHidden/>
          </w:rPr>
          <w:tab/>
        </w:r>
        <w:r w:rsidR="005F39E4">
          <w:rPr>
            <w:noProof/>
            <w:webHidden/>
          </w:rPr>
          <w:fldChar w:fldCharType="begin"/>
        </w:r>
        <w:r w:rsidR="005F39E4">
          <w:rPr>
            <w:noProof/>
            <w:webHidden/>
          </w:rPr>
          <w:instrText xml:space="preserve"> PAGEREF _Toc72734870 \h </w:instrText>
        </w:r>
        <w:r w:rsidR="005F39E4">
          <w:rPr>
            <w:noProof/>
            <w:webHidden/>
          </w:rPr>
        </w:r>
        <w:r w:rsidR="005F39E4">
          <w:rPr>
            <w:noProof/>
            <w:webHidden/>
          </w:rPr>
          <w:fldChar w:fldCharType="separate"/>
        </w:r>
        <w:r w:rsidR="005F39E4">
          <w:rPr>
            <w:noProof/>
            <w:webHidden/>
          </w:rPr>
          <w:t>82</w:t>
        </w:r>
        <w:r w:rsidR="005F39E4">
          <w:rPr>
            <w:noProof/>
            <w:webHidden/>
          </w:rPr>
          <w:fldChar w:fldCharType="end"/>
        </w:r>
      </w:hyperlink>
    </w:p>
    <w:p w14:paraId="443B69C5" w14:textId="0E95587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1" w:history="1">
        <w:r w:rsidR="005F39E4" w:rsidRPr="007E269E">
          <w:rPr>
            <w:rStyle w:val="Hyperlink"/>
            <w:noProof/>
          </w:rPr>
          <w:t>6.2.6 SVD-Assist</w:t>
        </w:r>
        <w:r w:rsidR="005F39E4">
          <w:rPr>
            <w:noProof/>
            <w:webHidden/>
          </w:rPr>
          <w:tab/>
        </w:r>
        <w:r w:rsidR="005F39E4">
          <w:rPr>
            <w:noProof/>
            <w:webHidden/>
          </w:rPr>
          <w:fldChar w:fldCharType="begin"/>
        </w:r>
        <w:r w:rsidR="005F39E4">
          <w:rPr>
            <w:noProof/>
            <w:webHidden/>
          </w:rPr>
          <w:instrText xml:space="preserve"> PAGEREF _Toc72734871 \h </w:instrText>
        </w:r>
        <w:r w:rsidR="005F39E4">
          <w:rPr>
            <w:noProof/>
            <w:webHidden/>
          </w:rPr>
        </w:r>
        <w:r w:rsidR="005F39E4">
          <w:rPr>
            <w:noProof/>
            <w:webHidden/>
          </w:rPr>
          <w:fldChar w:fldCharType="separate"/>
        </w:r>
        <w:r w:rsidR="005F39E4">
          <w:rPr>
            <w:noProof/>
            <w:webHidden/>
          </w:rPr>
          <w:t>84</w:t>
        </w:r>
        <w:r w:rsidR="005F39E4">
          <w:rPr>
            <w:noProof/>
            <w:webHidden/>
          </w:rPr>
          <w:fldChar w:fldCharType="end"/>
        </w:r>
      </w:hyperlink>
    </w:p>
    <w:p w14:paraId="365595CA" w14:textId="484B90C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2" w:history="1">
        <w:r w:rsidR="005F39E4" w:rsidRPr="007E269E">
          <w:rPr>
            <w:rStyle w:val="Hyperlink"/>
            <w:noProof/>
          </w:rPr>
          <w:t>6.2.7 Expediting the First Iteration</w:t>
        </w:r>
        <w:r w:rsidR="005F39E4">
          <w:rPr>
            <w:noProof/>
            <w:webHidden/>
          </w:rPr>
          <w:tab/>
        </w:r>
        <w:r w:rsidR="005F39E4">
          <w:rPr>
            <w:noProof/>
            <w:webHidden/>
          </w:rPr>
          <w:fldChar w:fldCharType="begin"/>
        </w:r>
        <w:r w:rsidR="005F39E4">
          <w:rPr>
            <w:noProof/>
            <w:webHidden/>
          </w:rPr>
          <w:instrText xml:space="preserve"> PAGEREF _Toc72734872 \h </w:instrText>
        </w:r>
        <w:r w:rsidR="005F39E4">
          <w:rPr>
            <w:noProof/>
            <w:webHidden/>
          </w:rPr>
        </w:r>
        <w:r w:rsidR="005F39E4">
          <w:rPr>
            <w:noProof/>
            <w:webHidden/>
          </w:rPr>
          <w:fldChar w:fldCharType="separate"/>
        </w:r>
        <w:r w:rsidR="005F39E4">
          <w:rPr>
            <w:noProof/>
            <w:webHidden/>
          </w:rPr>
          <w:t>86</w:t>
        </w:r>
        <w:r w:rsidR="005F39E4">
          <w:rPr>
            <w:noProof/>
            <w:webHidden/>
          </w:rPr>
          <w:fldChar w:fldCharType="end"/>
        </w:r>
      </w:hyperlink>
    </w:p>
    <w:p w14:paraId="0C603D74" w14:textId="085AA928"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3" w:history="1">
        <w:r w:rsidR="005F39E4" w:rsidRPr="007E269E">
          <w:rPr>
            <w:rStyle w:val="Hyperlink"/>
            <w:noProof/>
          </w:rPr>
          <w:t>6.2.8 First Order, Second Moment Uncertainty Analysis and Monte Carlo</w:t>
        </w:r>
        <w:r w:rsidR="005F39E4">
          <w:rPr>
            <w:noProof/>
            <w:webHidden/>
          </w:rPr>
          <w:tab/>
        </w:r>
        <w:r w:rsidR="005F39E4">
          <w:rPr>
            <w:noProof/>
            <w:webHidden/>
          </w:rPr>
          <w:fldChar w:fldCharType="begin"/>
        </w:r>
        <w:r w:rsidR="005F39E4">
          <w:rPr>
            <w:noProof/>
            <w:webHidden/>
          </w:rPr>
          <w:instrText xml:space="preserve"> PAGEREF _Toc72734873 \h </w:instrText>
        </w:r>
        <w:r w:rsidR="005F39E4">
          <w:rPr>
            <w:noProof/>
            <w:webHidden/>
          </w:rPr>
        </w:r>
        <w:r w:rsidR="005F39E4">
          <w:rPr>
            <w:noProof/>
            <w:webHidden/>
          </w:rPr>
          <w:fldChar w:fldCharType="separate"/>
        </w:r>
        <w:r w:rsidR="005F39E4">
          <w:rPr>
            <w:noProof/>
            <w:webHidden/>
          </w:rPr>
          <w:t>87</w:t>
        </w:r>
        <w:r w:rsidR="005F39E4">
          <w:rPr>
            <w:noProof/>
            <w:webHidden/>
          </w:rPr>
          <w:fldChar w:fldCharType="end"/>
        </w:r>
      </w:hyperlink>
    </w:p>
    <w:p w14:paraId="63224129" w14:textId="70E29C0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4" w:history="1">
        <w:r w:rsidR="005F39E4" w:rsidRPr="007E269E">
          <w:rPr>
            <w:rStyle w:val="Hyperlink"/>
            <w:noProof/>
          </w:rPr>
          <w:t>6.2.9 Model Run Failure</w:t>
        </w:r>
        <w:r w:rsidR="005F39E4">
          <w:rPr>
            <w:noProof/>
            <w:webHidden/>
          </w:rPr>
          <w:tab/>
        </w:r>
        <w:r w:rsidR="005F39E4">
          <w:rPr>
            <w:noProof/>
            <w:webHidden/>
          </w:rPr>
          <w:fldChar w:fldCharType="begin"/>
        </w:r>
        <w:r w:rsidR="005F39E4">
          <w:rPr>
            <w:noProof/>
            <w:webHidden/>
          </w:rPr>
          <w:instrText xml:space="preserve"> PAGEREF _Toc72734874 \h </w:instrText>
        </w:r>
        <w:r w:rsidR="005F39E4">
          <w:rPr>
            <w:noProof/>
            <w:webHidden/>
          </w:rPr>
        </w:r>
        <w:r w:rsidR="005F39E4">
          <w:rPr>
            <w:noProof/>
            <w:webHidden/>
          </w:rPr>
          <w:fldChar w:fldCharType="separate"/>
        </w:r>
        <w:r w:rsidR="005F39E4">
          <w:rPr>
            <w:noProof/>
            <w:webHidden/>
          </w:rPr>
          <w:t>89</w:t>
        </w:r>
        <w:r w:rsidR="005F39E4">
          <w:rPr>
            <w:noProof/>
            <w:webHidden/>
          </w:rPr>
          <w:fldChar w:fldCharType="end"/>
        </w:r>
      </w:hyperlink>
    </w:p>
    <w:p w14:paraId="342AC0AD" w14:textId="68D65FA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5" w:history="1">
        <w:r w:rsidR="005F39E4" w:rsidRPr="007E269E">
          <w:rPr>
            <w:rStyle w:val="Hyperlink"/>
            <w:noProof/>
          </w:rPr>
          <w:t>6.2.10 Composite Parameter Sensitivities</w:t>
        </w:r>
        <w:r w:rsidR="005F39E4">
          <w:rPr>
            <w:noProof/>
            <w:webHidden/>
          </w:rPr>
          <w:tab/>
        </w:r>
        <w:r w:rsidR="005F39E4">
          <w:rPr>
            <w:noProof/>
            <w:webHidden/>
          </w:rPr>
          <w:fldChar w:fldCharType="begin"/>
        </w:r>
        <w:r w:rsidR="005F39E4">
          <w:rPr>
            <w:noProof/>
            <w:webHidden/>
          </w:rPr>
          <w:instrText xml:space="preserve"> PAGEREF _Toc72734875 \h </w:instrText>
        </w:r>
        <w:r w:rsidR="005F39E4">
          <w:rPr>
            <w:noProof/>
            <w:webHidden/>
          </w:rPr>
        </w:r>
        <w:r w:rsidR="005F39E4">
          <w:rPr>
            <w:noProof/>
            <w:webHidden/>
          </w:rPr>
          <w:fldChar w:fldCharType="separate"/>
        </w:r>
        <w:r w:rsidR="005F39E4">
          <w:rPr>
            <w:noProof/>
            <w:webHidden/>
          </w:rPr>
          <w:t>90</w:t>
        </w:r>
        <w:r w:rsidR="005F39E4">
          <w:rPr>
            <w:noProof/>
            <w:webHidden/>
          </w:rPr>
          <w:fldChar w:fldCharType="end"/>
        </w:r>
      </w:hyperlink>
    </w:p>
    <w:p w14:paraId="672E6D36" w14:textId="1B9721AD"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6" w:history="1">
        <w:r w:rsidR="005F39E4" w:rsidRPr="007E269E">
          <w:rPr>
            <w:rStyle w:val="Hyperlink"/>
            <w:noProof/>
          </w:rPr>
          <w:t>6.2.11 Other Controls</w:t>
        </w:r>
        <w:r w:rsidR="005F39E4">
          <w:rPr>
            <w:noProof/>
            <w:webHidden/>
          </w:rPr>
          <w:tab/>
        </w:r>
        <w:r w:rsidR="005F39E4">
          <w:rPr>
            <w:noProof/>
            <w:webHidden/>
          </w:rPr>
          <w:fldChar w:fldCharType="begin"/>
        </w:r>
        <w:r w:rsidR="005F39E4">
          <w:rPr>
            <w:noProof/>
            <w:webHidden/>
          </w:rPr>
          <w:instrText xml:space="preserve"> PAGEREF _Toc72734876 \h </w:instrText>
        </w:r>
        <w:r w:rsidR="005F39E4">
          <w:rPr>
            <w:noProof/>
            <w:webHidden/>
          </w:rPr>
        </w:r>
        <w:r w:rsidR="005F39E4">
          <w:rPr>
            <w:noProof/>
            <w:webHidden/>
          </w:rPr>
          <w:fldChar w:fldCharType="separate"/>
        </w:r>
        <w:r w:rsidR="005F39E4">
          <w:rPr>
            <w:noProof/>
            <w:webHidden/>
          </w:rPr>
          <w:t>90</w:t>
        </w:r>
        <w:r w:rsidR="005F39E4">
          <w:rPr>
            <w:noProof/>
            <w:webHidden/>
          </w:rPr>
          <w:fldChar w:fldCharType="end"/>
        </w:r>
      </w:hyperlink>
    </w:p>
    <w:p w14:paraId="7B208B94" w14:textId="610B76F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7" w:history="1">
        <w:r w:rsidR="005F39E4" w:rsidRPr="007E269E">
          <w:rPr>
            <w:rStyle w:val="Hyperlink"/>
            <w:noProof/>
          </w:rPr>
          <w:t>6.2.12 Running PESTPP-GLM</w:t>
        </w:r>
        <w:r w:rsidR="005F39E4">
          <w:rPr>
            <w:noProof/>
            <w:webHidden/>
          </w:rPr>
          <w:tab/>
        </w:r>
        <w:r w:rsidR="005F39E4">
          <w:rPr>
            <w:noProof/>
            <w:webHidden/>
          </w:rPr>
          <w:fldChar w:fldCharType="begin"/>
        </w:r>
        <w:r w:rsidR="005F39E4">
          <w:rPr>
            <w:noProof/>
            <w:webHidden/>
          </w:rPr>
          <w:instrText xml:space="preserve"> PAGEREF _Toc72734877 \h </w:instrText>
        </w:r>
        <w:r w:rsidR="005F39E4">
          <w:rPr>
            <w:noProof/>
            <w:webHidden/>
          </w:rPr>
        </w:r>
        <w:r w:rsidR="005F39E4">
          <w:rPr>
            <w:noProof/>
            <w:webHidden/>
          </w:rPr>
          <w:fldChar w:fldCharType="separate"/>
        </w:r>
        <w:r w:rsidR="005F39E4">
          <w:rPr>
            <w:noProof/>
            <w:webHidden/>
          </w:rPr>
          <w:t>90</w:t>
        </w:r>
        <w:r w:rsidR="005F39E4">
          <w:rPr>
            <w:noProof/>
            <w:webHidden/>
          </w:rPr>
          <w:fldChar w:fldCharType="end"/>
        </w:r>
      </w:hyperlink>
    </w:p>
    <w:p w14:paraId="2A979A3D" w14:textId="31096F02"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78" w:history="1">
        <w:r w:rsidR="005F39E4" w:rsidRPr="007E269E">
          <w:rPr>
            <w:rStyle w:val="Hyperlink"/>
            <w:noProof/>
          </w:rPr>
          <w:t>6.2.13 PESTPP-GLM Output Files</w:t>
        </w:r>
        <w:r w:rsidR="005F39E4">
          <w:rPr>
            <w:noProof/>
            <w:webHidden/>
          </w:rPr>
          <w:tab/>
        </w:r>
        <w:r w:rsidR="005F39E4">
          <w:rPr>
            <w:noProof/>
            <w:webHidden/>
          </w:rPr>
          <w:fldChar w:fldCharType="begin"/>
        </w:r>
        <w:r w:rsidR="005F39E4">
          <w:rPr>
            <w:noProof/>
            <w:webHidden/>
          </w:rPr>
          <w:instrText xml:space="preserve"> PAGEREF _Toc72734878 \h </w:instrText>
        </w:r>
        <w:r w:rsidR="005F39E4">
          <w:rPr>
            <w:noProof/>
            <w:webHidden/>
          </w:rPr>
        </w:r>
        <w:r w:rsidR="005F39E4">
          <w:rPr>
            <w:noProof/>
            <w:webHidden/>
          </w:rPr>
          <w:fldChar w:fldCharType="separate"/>
        </w:r>
        <w:r w:rsidR="005F39E4">
          <w:rPr>
            <w:noProof/>
            <w:webHidden/>
          </w:rPr>
          <w:t>91</w:t>
        </w:r>
        <w:r w:rsidR="005F39E4">
          <w:rPr>
            <w:noProof/>
            <w:webHidden/>
          </w:rPr>
          <w:fldChar w:fldCharType="end"/>
        </w:r>
      </w:hyperlink>
    </w:p>
    <w:p w14:paraId="1504D82D" w14:textId="67D0D02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79" w:history="1">
        <w:r w:rsidR="005F39E4" w:rsidRPr="007E269E">
          <w:rPr>
            <w:rStyle w:val="Hyperlink"/>
            <w:noProof/>
          </w:rPr>
          <w:t>6.3 Differential Evolution</w:t>
        </w:r>
        <w:r w:rsidR="005F39E4">
          <w:rPr>
            <w:noProof/>
            <w:webHidden/>
          </w:rPr>
          <w:tab/>
        </w:r>
        <w:r w:rsidR="005F39E4">
          <w:rPr>
            <w:noProof/>
            <w:webHidden/>
          </w:rPr>
          <w:fldChar w:fldCharType="begin"/>
        </w:r>
        <w:r w:rsidR="005F39E4">
          <w:rPr>
            <w:noProof/>
            <w:webHidden/>
          </w:rPr>
          <w:instrText xml:space="preserve"> PAGEREF _Toc72734879 \h </w:instrText>
        </w:r>
        <w:r w:rsidR="005F39E4">
          <w:rPr>
            <w:noProof/>
            <w:webHidden/>
          </w:rPr>
        </w:r>
        <w:r w:rsidR="005F39E4">
          <w:rPr>
            <w:noProof/>
            <w:webHidden/>
          </w:rPr>
          <w:fldChar w:fldCharType="separate"/>
        </w:r>
        <w:r w:rsidR="005F39E4">
          <w:rPr>
            <w:noProof/>
            <w:webHidden/>
          </w:rPr>
          <w:t>92</w:t>
        </w:r>
        <w:r w:rsidR="005F39E4">
          <w:rPr>
            <w:noProof/>
            <w:webHidden/>
          </w:rPr>
          <w:fldChar w:fldCharType="end"/>
        </w:r>
      </w:hyperlink>
    </w:p>
    <w:p w14:paraId="75E5EACB" w14:textId="0BDA61F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80" w:history="1">
        <w:r w:rsidR="005F39E4" w:rsidRPr="007E269E">
          <w:rPr>
            <w:rStyle w:val="Hyperlink"/>
            <w:noProof/>
          </w:rPr>
          <w:t>6.3.1 General</w:t>
        </w:r>
        <w:r w:rsidR="005F39E4">
          <w:rPr>
            <w:noProof/>
            <w:webHidden/>
          </w:rPr>
          <w:tab/>
        </w:r>
        <w:r w:rsidR="005F39E4">
          <w:rPr>
            <w:noProof/>
            <w:webHidden/>
          </w:rPr>
          <w:fldChar w:fldCharType="begin"/>
        </w:r>
        <w:r w:rsidR="005F39E4">
          <w:rPr>
            <w:noProof/>
            <w:webHidden/>
          </w:rPr>
          <w:instrText xml:space="preserve"> PAGEREF _Toc72734880 \h </w:instrText>
        </w:r>
        <w:r w:rsidR="005F39E4">
          <w:rPr>
            <w:noProof/>
            <w:webHidden/>
          </w:rPr>
        </w:r>
        <w:r w:rsidR="005F39E4">
          <w:rPr>
            <w:noProof/>
            <w:webHidden/>
          </w:rPr>
          <w:fldChar w:fldCharType="separate"/>
        </w:r>
        <w:r w:rsidR="005F39E4">
          <w:rPr>
            <w:noProof/>
            <w:webHidden/>
          </w:rPr>
          <w:t>92</w:t>
        </w:r>
        <w:r w:rsidR="005F39E4">
          <w:rPr>
            <w:noProof/>
            <w:webHidden/>
          </w:rPr>
          <w:fldChar w:fldCharType="end"/>
        </w:r>
      </w:hyperlink>
    </w:p>
    <w:p w14:paraId="106D73A5" w14:textId="7FC1FE2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81" w:history="1">
        <w:r w:rsidR="005F39E4" w:rsidRPr="007E269E">
          <w:rPr>
            <w:rStyle w:val="Hyperlink"/>
            <w:noProof/>
          </w:rPr>
          <w:t>6.3.2 The DE Method</w:t>
        </w:r>
        <w:r w:rsidR="005F39E4">
          <w:rPr>
            <w:noProof/>
            <w:webHidden/>
          </w:rPr>
          <w:tab/>
        </w:r>
        <w:r w:rsidR="005F39E4">
          <w:rPr>
            <w:noProof/>
            <w:webHidden/>
          </w:rPr>
          <w:fldChar w:fldCharType="begin"/>
        </w:r>
        <w:r w:rsidR="005F39E4">
          <w:rPr>
            <w:noProof/>
            <w:webHidden/>
          </w:rPr>
          <w:instrText xml:space="preserve"> PAGEREF _Toc72734881 \h </w:instrText>
        </w:r>
        <w:r w:rsidR="005F39E4">
          <w:rPr>
            <w:noProof/>
            <w:webHidden/>
          </w:rPr>
        </w:r>
        <w:r w:rsidR="005F39E4">
          <w:rPr>
            <w:noProof/>
            <w:webHidden/>
          </w:rPr>
          <w:fldChar w:fldCharType="separate"/>
        </w:r>
        <w:r w:rsidR="005F39E4">
          <w:rPr>
            <w:noProof/>
            <w:webHidden/>
          </w:rPr>
          <w:t>93</w:t>
        </w:r>
        <w:r w:rsidR="005F39E4">
          <w:rPr>
            <w:noProof/>
            <w:webHidden/>
          </w:rPr>
          <w:fldChar w:fldCharType="end"/>
        </w:r>
      </w:hyperlink>
    </w:p>
    <w:p w14:paraId="51FA4B32" w14:textId="74EB996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82" w:history="1">
        <w:r w:rsidR="005F39E4" w:rsidRPr="007E269E">
          <w:rPr>
            <w:rStyle w:val="Hyperlink"/>
            <w:noProof/>
          </w:rPr>
          <w:t>6.3.3 Using DE in PESTPP</w:t>
        </w:r>
        <w:r w:rsidR="005F39E4">
          <w:rPr>
            <w:noProof/>
            <w:webHidden/>
          </w:rPr>
          <w:tab/>
        </w:r>
        <w:r w:rsidR="005F39E4">
          <w:rPr>
            <w:noProof/>
            <w:webHidden/>
          </w:rPr>
          <w:fldChar w:fldCharType="begin"/>
        </w:r>
        <w:r w:rsidR="005F39E4">
          <w:rPr>
            <w:noProof/>
            <w:webHidden/>
          </w:rPr>
          <w:instrText xml:space="preserve"> PAGEREF _Toc72734882 \h </w:instrText>
        </w:r>
        <w:r w:rsidR="005F39E4">
          <w:rPr>
            <w:noProof/>
            <w:webHidden/>
          </w:rPr>
        </w:r>
        <w:r w:rsidR="005F39E4">
          <w:rPr>
            <w:noProof/>
            <w:webHidden/>
          </w:rPr>
          <w:fldChar w:fldCharType="separate"/>
        </w:r>
        <w:r w:rsidR="005F39E4">
          <w:rPr>
            <w:noProof/>
            <w:webHidden/>
          </w:rPr>
          <w:t>95</w:t>
        </w:r>
        <w:r w:rsidR="005F39E4">
          <w:rPr>
            <w:noProof/>
            <w:webHidden/>
          </w:rPr>
          <w:fldChar w:fldCharType="end"/>
        </w:r>
      </w:hyperlink>
    </w:p>
    <w:p w14:paraId="0A23973B" w14:textId="0896641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83" w:history="1">
        <w:r w:rsidR="005F39E4" w:rsidRPr="007E269E">
          <w:rPr>
            <w:rStyle w:val="Hyperlink"/>
            <w:noProof/>
          </w:rPr>
          <w:t>6.3.4 Running PESTPP</w:t>
        </w:r>
        <w:r w:rsidR="005F39E4">
          <w:rPr>
            <w:noProof/>
            <w:webHidden/>
          </w:rPr>
          <w:tab/>
        </w:r>
        <w:r w:rsidR="005F39E4">
          <w:rPr>
            <w:noProof/>
            <w:webHidden/>
          </w:rPr>
          <w:fldChar w:fldCharType="begin"/>
        </w:r>
        <w:r w:rsidR="005F39E4">
          <w:rPr>
            <w:noProof/>
            <w:webHidden/>
          </w:rPr>
          <w:instrText xml:space="preserve"> PAGEREF _Toc72734883 \h </w:instrText>
        </w:r>
        <w:r w:rsidR="005F39E4">
          <w:rPr>
            <w:noProof/>
            <w:webHidden/>
          </w:rPr>
        </w:r>
        <w:r w:rsidR="005F39E4">
          <w:rPr>
            <w:noProof/>
            <w:webHidden/>
          </w:rPr>
          <w:fldChar w:fldCharType="separate"/>
        </w:r>
        <w:r w:rsidR="005F39E4">
          <w:rPr>
            <w:noProof/>
            <w:webHidden/>
          </w:rPr>
          <w:t>95</w:t>
        </w:r>
        <w:r w:rsidR="005F39E4">
          <w:rPr>
            <w:noProof/>
            <w:webHidden/>
          </w:rPr>
          <w:fldChar w:fldCharType="end"/>
        </w:r>
      </w:hyperlink>
    </w:p>
    <w:p w14:paraId="126D72A6" w14:textId="52E253D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84" w:history="1">
        <w:r w:rsidR="005F39E4" w:rsidRPr="007E269E">
          <w:rPr>
            <w:rStyle w:val="Hyperlink"/>
            <w:noProof/>
          </w:rPr>
          <w:t>6.3.5 PESTPP-GLM Output Files</w:t>
        </w:r>
        <w:r w:rsidR="005F39E4">
          <w:rPr>
            <w:noProof/>
            <w:webHidden/>
          </w:rPr>
          <w:tab/>
        </w:r>
        <w:r w:rsidR="005F39E4">
          <w:rPr>
            <w:noProof/>
            <w:webHidden/>
          </w:rPr>
          <w:fldChar w:fldCharType="begin"/>
        </w:r>
        <w:r w:rsidR="005F39E4">
          <w:rPr>
            <w:noProof/>
            <w:webHidden/>
          </w:rPr>
          <w:instrText xml:space="preserve"> PAGEREF _Toc72734884 \h </w:instrText>
        </w:r>
        <w:r w:rsidR="005F39E4">
          <w:rPr>
            <w:noProof/>
            <w:webHidden/>
          </w:rPr>
        </w:r>
        <w:r w:rsidR="005F39E4">
          <w:rPr>
            <w:noProof/>
            <w:webHidden/>
          </w:rPr>
          <w:fldChar w:fldCharType="separate"/>
        </w:r>
        <w:r w:rsidR="005F39E4">
          <w:rPr>
            <w:noProof/>
            <w:webHidden/>
          </w:rPr>
          <w:t>96</w:t>
        </w:r>
        <w:r w:rsidR="005F39E4">
          <w:rPr>
            <w:noProof/>
            <w:webHidden/>
          </w:rPr>
          <w:fldChar w:fldCharType="end"/>
        </w:r>
      </w:hyperlink>
    </w:p>
    <w:p w14:paraId="0BD41756" w14:textId="2CBE89F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85" w:history="1">
        <w:r w:rsidR="005F39E4" w:rsidRPr="007E269E">
          <w:rPr>
            <w:rStyle w:val="Hyperlink"/>
            <w:noProof/>
          </w:rPr>
          <w:t>6.4 Summary of PESTPP-GLM Control Variables</w:t>
        </w:r>
        <w:r w:rsidR="005F39E4">
          <w:rPr>
            <w:noProof/>
            <w:webHidden/>
          </w:rPr>
          <w:tab/>
        </w:r>
        <w:r w:rsidR="005F39E4">
          <w:rPr>
            <w:noProof/>
            <w:webHidden/>
          </w:rPr>
          <w:fldChar w:fldCharType="begin"/>
        </w:r>
        <w:r w:rsidR="005F39E4">
          <w:rPr>
            <w:noProof/>
            <w:webHidden/>
          </w:rPr>
          <w:instrText xml:space="preserve"> PAGEREF _Toc72734885 \h </w:instrText>
        </w:r>
        <w:r w:rsidR="005F39E4">
          <w:rPr>
            <w:noProof/>
            <w:webHidden/>
          </w:rPr>
        </w:r>
        <w:r w:rsidR="005F39E4">
          <w:rPr>
            <w:noProof/>
            <w:webHidden/>
          </w:rPr>
          <w:fldChar w:fldCharType="separate"/>
        </w:r>
        <w:r w:rsidR="005F39E4">
          <w:rPr>
            <w:noProof/>
            <w:webHidden/>
          </w:rPr>
          <w:t>96</w:t>
        </w:r>
        <w:r w:rsidR="005F39E4">
          <w:rPr>
            <w:noProof/>
            <w:webHidden/>
          </w:rPr>
          <w:fldChar w:fldCharType="end"/>
        </w:r>
      </w:hyperlink>
    </w:p>
    <w:p w14:paraId="628FE73A" w14:textId="71B681A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86" w:history="1">
        <w:r w:rsidR="005F39E4" w:rsidRPr="007E269E">
          <w:rPr>
            <w:rStyle w:val="Hyperlink"/>
            <w:noProof/>
          </w:rPr>
          <w:t>6.4.1 General</w:t>
        </w:r>
        <w:r w:rsidR="005F39E4">
          <w:rPr>
            <w:noProof/>
            <w:webHidden/>
          </w:rPr>
          <w:tab/>
        </w:r>
        <w:r w:rsidR="005F39E4">
          <w:rPr>
            <w:noProof/>
            <w:webHidden/>
          </w:rPr>
          <w:fldChar w:fldCharType="begin"/>
        </w:r>
        <w:r w:rsidR="005F39E4">
          <w:rPr>
            <w:noProof/>
            <w:webHidden/>
          </w:rPr>
          <w:instrText xml:space="preserve"> PAGEREF _Toc72734886 \h </w:instrText>
        </w:r>
        <w:r w:rsidR="005F39E4">
          <w:rPr>
            <w:noProof/>
            <w:webHidden/>
          </w:rPr>
        </w:r>
        <w:r w:rsidR="005F39E4">
          <w:rPr>
            <w:noProof/>
            <w:webHidden/>
          </w:rPr>
          <w:fldChar w:fldCharType="separate"/>
        </w:r>
        <w:r w:rsidR="005F39E4">
          <w:rPr>
            <w:noProof/>
            <w:webHidden/>
          </w:rPr>
          <w:t>96</w:t>
        </w:r>
        <w:r w:rsidR="005F39E4">
          <w:rPr>
            <w:noProof/>
            <w:webHidden/>
          </w:rPr>
          <w:fldChar w:fldCharType="end"/>
        </w:r>
      </w:hyperlink>
    </w:p>
    <w:p w14:paraId="45A6839F" w14:textId="3B9E236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87" w:history="1">
        <w:r w:rsidR="005F39E4" w:rsidRPr="007E269E">
          <w:rPr>
            <w:rStyle w:val="Hyperlink"/>
            <w:noProof/>
          </w:rPr>
          <w:t>6.4.2 Control Variables in the PEST Control File</w:t>
        </w:r>
        <w:r w:rsidR="005F39E4">
          <w:rPr>
            <w:noProof/>
            <w:webHidden/>
          </w:rPr>
          <w:tab/>
        </w:r>
        <w:r w:rsidR="005F39E4">
          <w:rPr>
            <w:noProof/>
            <w:webHidden/>
          </w:rPr>
          <w:fldChar w:fldCharType="begin"/>
        </w:r>
        <w:r w:rsidR="005F39E4">
          <w:rPr>
            <w:noProof/>
            <w:webHidden/>
          </w:rPr>
          <w:instrText xml:space="preserve"> PAGEREF _Toc72734887 \h </w:instrText>
        </w:r>
        <w:r w:rsidR="005F39E4">
          <w:rPr>
            <w:noProof/>
            <w:webHidden/>
          </w:rPr>
        </w:r>
        <w:r w:rsidR="005F39E4">
          <w:rPr>
            <w:noProof/>
            <w:webHidden/>
          </w:rPr>
          <w:fldChar w:fldCharType="separate"/>
        </w:r>
        <w:r w:rsidR="005F39E4">
          <w:rPr>
            <w:noProof/>
            <w:webHidden/>
          </w:rPr>
          <w:t>96</w:t>
        </w:r>
        <w:r w:rsidR="005F39E4">
          <w:rPr>
            <w:noProof/>
            <w:webHidden/>
          </w:rPr>
          <w:fldChar w:fldCharType="end"/>
        </w:r>
      </w:hyperlink>
    </w:p>
    <w:p w14:paraId="201445A7" w14:textId="03DD1CB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88" w:history="1">
        <w:r w:rsidR="005F39E4" w:rsidRPr="007E269E">
          <w:rPr>
            <w:rStyle w:val="Hyperlink"/>
            <w:noProof/>
          </w:rPr>
          <w:t>6.4.3 PEST++ Control Variables</w:t>
        </w:r>
        <w:r w:rsidR="005F39E4">
          <w:rPr>
            <w:noProof/>
            <w:webHidden/>
          </w:rPr>
          <w:tab/>
        </w:r>
        <w:r w:rsidR="005F39E4">
          <w:rPr>
            <w:noProof/>
            <w:webHidden/>
          </w:rPr>
          <w:fldChar w:fldCharType="begin"/>
        </w:r>
        <w:r w:rsidR="005F39E4">
          <w:rPr>
            <w:noProof/>
            <w:webHidden/>
          </w:rPr>
          <w:instrText xml:space="preserve"> PAGEREF _Toc72734888 \h </w:instrText>
        </w:r>
        <w:r w:rsidR="005F39E4">
          <w:rPr>
            <w:noProof/>
            <w:webHidden/>
          </w:rPr>
        </w:r>
        <w:r w:rsidR="005F39E4">
          <w:rPr>
            <w:noProof/>
            <w:webHidden/>
          </w:rPr>
          <w:fldChar w:fldCharType="separate"/>
        </w:r>
        <w:r w:rsidR="005F39E4">
          <w:rPr>
            <w:noProof/>
            <w:webHidden/>
          </w:rPr>
          <w:t>97</w:t>
        </w:r>
        <w:r w:rsidR="005F39E4">
          <w:rPr>
            <w:noProof/>
            <w:webHidden/>
          </w:rPr>
          <w:fldChar w:fldCharType="end"/>
        </w:r>
      </w:hyperlink>
    </w:p>
    <w:p w14:paraId="44C0D7CE" w14:textId="4ACF78A4"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889" w:history="1">
        <w:r w:rsidR="005F39E4" w:rsidRPr="007E269E">
          <w:rPr>
            <w:rStyle w:val="Hyperlink"/>
            <w:noProof/>
          </w:rPr>
          <w:t>7. PESTPP-SEN</w:t>
        </w:r>
        <w:r w:rsidR="005F39E4">
          <w:rPr>
            <w:noProof/>
            <w:webHidden/>
          </w:rPr>
          <w:tab/>
        </w:r>
        <w:r w:rsidR="005F39E4">
          <w:rPr>
            <w:noProof/>
            <w:webHidden/>
          </w:rPr>
          <w:fldChar w:fldCharType="begin"/>
        </w:r>
        <w:r w:rsidR="005F39E4">
          <w:rPr>
            <w:noProof/>
            <w:webHidden/>
          </w:rPr>
          <w:instrText xml:space="preserve"> PAGEREF _Toc72734889 \h </w:instrText>
        </w:r>
        <w:r w:rsidR="005F39E4">
          <w:rPr>
            <w:noProof/>
            <w:webHidden/>
          </w:rPr>
        </w:r>
        <w:r w:rsidR="005F39E4">
          <w:rPr>
            <w:noProof/>
            <w:webHidden/>
          </w:rPr>
          <w:fldChar w:fldCharType="separate"/>
        </w:r>
        <w:r w:rsidR="005F39E4">
          <w:rPr>
            <w:noProof/>
            <w:webHidden/>
          </w:rPr>
          <w:t>100</w:t>
        </w:r>
        <w:r w:rsidR="005F39E4">
          <w:rPr>
            <w:noProof/>
            <w:webHidden/>
          </w:rPr>
          <w:fldChar w:fldCharType="end"/>
        </w:r>
      </w:hyperlink>
    </w:p>
    <w:p w14:paraId="3523E642" w14:textId="57EB15D9"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90" w:history="1">
        <w:r w:rsidR="005F39E4" w:rsidRPr="007E269E">
          <w:rPr>
            <w:rStyle w:val="Hyperlink"/>
            <w:noProof/>
          </w:rPr>
          <w:t>7.1 Introduction</w:t>
        </w:r>
        <w:r w:rsidR="005F39E4">
          <w:rPr>
            <w:noProof/>
            <w:webHidden/>
          </w:rPr>
          <w:tab/>
        </w:r>
        <w:r w:rsidR="005F39E4">
          <w:rPr>
            <w:noProof/>
            <w:webHidden/>
          </w:rPr>
          <w:fldChar w:fldCharType="begin"/>
        </w:r>
        <w:r w:rsidR="005F39E4">
          <w:rPr>
            <w:noProof/>
            <w:webHidden/>
          </w:rPr>
          <w:instrText xml:space="preserve"> PAGEREF _Toc72734890 \h </w:instrText>
        </w:r>
        <w:r w:rsidR="005F39E4">
          <w:rPr>
            <w:noProof/>
            <w:webHidden/>
          </w:rPr>
        </w:r>
        <w:r w:rsidR="005F39E4">
          <w:rPr>
            <w:noProof/>
            <w:webHidden/>
          </w:rPr>
          <w:fldChar w:fldCharType="separate"/>
        </w:r>
        <w:r w:rsidR="005F39E4">
          <w:rPr>
            <w:noProof/>
            <w:webHidden/>
          </w:rPr>
          <w:t>100</w:t>
        </w:r>
        <w:r w:rsidR="005F39E4">
          <w:rPr>
            <w:noProof/>
            <w:webHidden/>
          </w:rPr>
          <w:fldChar w:fldCharType="end"/>
        </w:r>
      </w:hyperlink>
    </w:p>
    <w:p w14:paraId="3D454572" w14:textId="28AA439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91" w:history="1">
        <w:r w:rsidR="005F39E4" w:rsidRPr="007E269E">
          <w:rPr>
            <w:rStyle w:val="Hyperlink"/>
            <w:noProof/>
          </w:rPr>
          <w:t>7.1.1 General</w:t>
        </w:r>
        <w:r w:rsidR="005F39E4">
          <w:rPr>
            <w:noProof/>
            <w:webHidden/>
          </w:rPr>
          <w:tab/>
        </w:r>
        <w:r w:rsidR="005F39E4">
          <w:rPr>
            <w:noProof/>
            <w:webHidden/>
          </w:rPr>
          <w:fldChar w:fldCharType="begin"/>
        </w:r>
        <w:r w:rsidR="005F39E4">
          <w:rPr>
            <w:noProof/>
            <w:webHidden/>
          </w:rPr>
          <w:instrText xml:space="preserve"> PAGEREF _Toc72734891 \h </w:instrText>
        </w:r>
        <w:r w:rsidR="005F39E4">
          <w:rPr>
            <w:noProof/>
            <w:webHidden/>
          </w:rPr>
        </w:r>
        <w:r w:rsidR="005F39E4">
          <w:rPr>
            <w:noProof/>
            <w:webHidden/>
          </w:rPr>
          <w:fldChar w:fldCharType="separate"/>
        </w:r>
        <w:r w:rsidR="005F39E4">
          <w:rPr>
            <w:noProof/>
            <w:webHidden/>
          </w:rPr>
          <w:t>100</w:t>
        </w:r>
        <w:r w:rsidR="005F39E4">
          <w:rPr>
            <w:noProof/>
            <w:webHidden/>
          </w:rPr>
          <w:fldChar w:fldCharType="end"/>
        </w:r>
      </w:hyperlink>
    </w:p>
    <w:p w14:paraId="25860D98" w14:textId="3B20B42D"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92" w:history="1">
        <w:r w:rsidR="005F39E4" w:rsidRPr="007E269E">
          <w:rPr>
            <w:rStyle w:val="Hyperlink"/>
            <w:noProof/>
          </w:rPr>
          <w:t>7.1.2 Grouped Parameters</w:t>
        </w:r>
        <w:r w:rsidR="005F39E4">
          <w:rPr>
            <w:noProof/>
            <w:webHidden/>
          </w:rPr>
          <w:tab/>
        </w:r>
        <w:r w:rsidR="005F39E4">
          <w:rPr>
            <w:noProof/>
            <w:webHidden/>
          </w:rPr>
          <w:fldChar w:fldCharType="begin"/>
        </w:r>
        <w:r w:rsidR="005F39E4">
          <w:rPr>
            <w:noProof/>
            <w:webHidden/>
          </w:rPr>
          <w:instrText xml:space="preserve"> PAGEREF _Toc72734892 \h </w:instrText>
        </w:r>
        <w:r w:rsidR="005F39E4">
          <w:rPr>
            <w:noProof/>
            <w:webHidden/>
          </w:rPr>
        </w:r>
        <w:r w:rsidR="005F39E4">
          <w:rPr>
            <w:noProof/>
            <w:webHidden/>
          </w:rPr>
          <w:fldChar w:fldCharType="separate"/>
        </w:r>
        <w:r w:rsidR="005F39E4">
          <w:rPr>
            <w:noProof/>
            <w:webHidden/>
          </w:rPr>
          <w:t>101</w:t>
        </w:r>
        <w:r w:rsidR="005F39E4">
          <w:rPr>
            <w:noProof/>
            <w:webHidden/>
          </w:rPr>
          <w:fldChar w:fldCharType="end"/>
        </w:r>
      </w:hyperlink>
    </w:p>
    <w:p w14:paraId="22C43844" w14:textId="2647BEE9"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93" w:history="1">
        <w:r w:rsidR="005F39E4" w:rsidRPr="007E269E">
          <w:rPr>
            <w:rStyle w:val="Hyperlink"/>
            <w:noProof/>
          </w:rPr>
          <w:t>7.2 Method of Morris</w:t>
        </w:r>
        <w:r w:rsidR="005F39E4">
          <w:rPr>
            <w:noProof/>
            <w:webHidden/>
          </w:rPr>
          <w:tab/>
        </w:r>
        <w:r w:rsidR="005F39E4">
          <w:rPr>
            <w:noProof/>
            <w:webHidden/>
          </w:rPr>
          <w:fldChar w:fldCharType="begin"/>
        </w:r>
        <w:r w:rsidR="005F39E4">
          <w:rPr>
            <w:noProof/>
            <w:webHidden/>
          </w:rPr>
          <w:instrText xml:space="preserve"> PAGEREF _Toc72734893 \h </w:instrText>
        </w:r>
        <w:r w:rsidR="005F39E4">
          <w:rPr>
            <w:noProof/>
            <w:webHidden/>
          </w:rPr>
        </w:r>
        <w:r w:rsidR="005F39E4">
          <w:rPr>
            <w:noProof/>
            <w:webHidden/>
          </w:rPr>
          <w:fldChar w:fldCharType="separate"/>
        </w:r>
        <w:r w:rsidR="005F39E4">
          <w:rPr>
            <w:noProof/>
            <w:webHidden/>
          </w:rPr>
          <w:t>101</w:t>
        </w:r>
        <w:r w:rsidR="005F39E4">
          <w:rPr>
            <w:noProof/>
            <w:webHidden/>
          </w:rPr>
          <w:fldChar w:fldCharType="end"/>
        </w:r>
      </w:hyperlink>
    </w:p>
    <w:p w14:paraId="5CAF5D72" w14:textId="57864CA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94" w:history="1">
        <w:r w:rsidR="005F39E4" w:rsidRPr="007E269E">
          <w:rPr>
            <w:rStyle w:val="Hyperlink"/>
            <w:noProof/>
          </w:rPr>
          <w:t>7.2.1 Elementary Effects</w:t>
        </w:r>
        <w:r w:rsidR="005F39E4">
          <w:rPr>
            <w:noProof/>
            <w:webHidden/>
          </w:rPr>
          <w:tab/>
        </w:r>
        <w:r w:rsidR="005F39E4">
          <w:rPr>
            <w:noProof/>
            <w:webHidden/>
          </w:rPr>
          <w:fldChar w:fldCharType="begin"/>
        </w:r>
        <w:r w:rsidR="005F39E4">
          <w:rPr>
            <w:noProof/>
            <w:webHidden/>
          </w:rPr>
          <w:instrText xml:space="preserve"> PAGEREF _Toc72734894 \h </w:instrText>
        </w:r>
        <w:r w:rsidR="005F39E4">
          <w:rPr>
            <w:noProof/>
            <w:webHidden/>
          </w:rPr>
        </w:r>
        <w:r w:rsidR="005F39E4">
          <w:rPr>
            <w:noProof/>
            <w:webHidden/>
          </w:rPr>
          <w:fldChar w:fldCharType="separate"/>
        </w:r>
        <w:r w:rsidR="005F39E4">
          <w:rPr>
            <w:noProof/>
            <w:webHidden/>
          </w:rPr>
          <w:t>101</w:t>
        </w:r>
        <w:r w:rsidR="005F39E4">
          <w:rPr>
            <w:noProof/>
            <w:webHidden/>
          </w:rPr>
          <w:fldChar w:fldCharType="end"/>
        </w:r>
      </w:hyperlink>
    </w:p>
    <w:p w14:paraId="4EA0C8F6" w14:textId="472273D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95" w:history="1">
        <w:r w:rsidR="005F39E4" w:rsidRPr="007E269E">
          <w:rPr>
            <w:rStyle w:val="Hyperlink"/>
            <w:noProof/>
          </w:rPr>
          <w:t>7.2.2 Sampling Scheme</w:t>
        </w:r>
        <w:r w:rsidR="005F39E4">
          <w:rPr>
            <w:noProof/>
            <w:webHidden/>
          </w:rPr>
          <w:tab/>
        </w:r>
        <w:r w:rsidR="005F39E4">
          <w:rPr>
            <w:noProof/>
            <w:webHidden/>
          </w:rPr>
          <w:fldChar w:fldCharType="begin"/>
        </w:r>
        <w:r w:rsidR="005F39E4">
          <w:rPr>
            <w:noProof/>
            <w:webHidden/>
          </w:rPr>
          <w:instrText xml:space="preserve"> PAGEREF _Toc72734895 \h </w:instrText>
        </w:r>
        <w:r w:rsidR="005F39E4">
          <w:rPr>
            <w:noProof/>
            <w:webHidden/>
          </w:rPr>
        </w:r>
        <w:r w:rsidR="005F39E4">
          <w:rPr>
            <w:noProof/>
            <w:webHidden/>
          </w:rPr>
          <w:fldChar w:fldCharType="separate"/>
        </w:r>
        <w:r w:rsidR="005F39E4">
          <w:rPr>
            <w:noProof/>
            <w:webHidden/>
          </w:rPr>
          <w:t>102</w:t>
        </w:r>
        <w:r w:rsidR="005F39E4">
          <w:rPr>
            <w:noProof/>
            <w:webHidden/>
          </w:rPr>
          <w:fldChar w:fldCharType="end"/>
        </w:r>
      </w:hyperlink>
    </w:p>
    <w:p w14:paraId="094A6A73" w14:textId="4B76660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96" w:history="1">
        <w:r w:rsidR="005F39E4" w:rsidRPr="007E269E">
          <w:rPr>
            <w:rStyle w:val="Hyperlink"/>
            <w:noProof/>
          </w:rPr>
          <w:t>7.2.3 Control Variables</w:t>
        </w:r>
        <w:r w:rsidR="005F39E4">
          <w:rPr>
            <w:noProof/>
            <w:webHidden/>
          </w:rPr>
          <w:tab/>
        </w:r>
        <w:r w:rsidR="005F39E4">
          <w:rPr>
            <w:noProof/>
            <w:webHidden/>
          </w:rPr>
          <w:fldChar w:fldCharType="begin"/>
        </w:r>
        <w:r w:rsidR="005F39E4">
          <w:rPr>
            <w:noProof/>
            <w:webHidden/>
          </w:rPr>
          <w:instrText xml:space="preserve"> PAGEREF _Toc72734896 \h </w:instrText>
        </w:r>
        <w:r w:rsidR="005F39E4">
          <w:rPr>
            <w:noProof/>
            <w:webHidden/>
          </w:rPr>
        </w:r>
        <w:r w:rsidR="005F39E4">
          <w:rPr>
            <w:noProof/>
            <w:webHidden/>
          </w:rPr>
          <w:fldChar w:fldCharType="separate"/>
        </w:r>
        <w:r w:rsidR="005F39E4">
          <w:rPr>
            <w:noProof/>
            <w:webHidden/>
          </w:rPr>
          <w:t>103</w:t>
        </w:r>
        <w:r w:rsidR="005F39E4">
          <w:rPr>
            <w:noProof/>
            <w:webHidden/>
          </w:rPr>
          <w:fldChar w:fldCharType="end"/>
        </w:r>
      </w:hyperlink>
    </w:p>
    <w:p w14:paraId="06E27288" w14:textId="38630115"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897" w:history="1">
        <w:r w:rsidR="005F39E4" w:rsidRPr="007E269E">
          <w:rPr>
            <w:rStyle w:val="Hyperlink"/>
            <w:noProof/>
          </w:rPr>
          <w:t>7.3 Method of Sobol</w:t>
        </w:r>
        <w:r w:rsidR="005F39E4">
          <w:rPr>
            <w:noProof/>
            <w:webHidden/>
          </w:rPr>
          <w:tab/>
        </w:r>
        <w:r w:rsidR="005F39E4">
          <w:rPr>
            <w:noProof/>
            <w:webHidden/>
          </w:rPr>
          <w:fldChar w:fldCharType="begin"/>
        </w:r>
        <w:r w:rsidR="005F39E4">
          <w:rPr>
            <w:noProof/>
            <w:webHidden/>
          </w:rPr>
          <w:instrText xml:space="preserve"> PAGEREF _Toc72734897 \h </w:instrText>
        </w:r>
        <w:r w:rsidR="005F39E4">
          <w:rPr>
            <w:noProof/>
            <w:webHidden/>
          </w:rPr>
        </w:r>
        <w:r w:rsidR="005F39E4">
          <w:rPr>
            <w:noProof/>
            <w:webHidden/>
          </w:rPr>
          <w:fldChar w:fldCharType="separate"/>
        </w:r>
        <w:r w:rsidR="005F39E4">
          <w:rPr>
            <w:noProof/>
            <w:webHidden/>
          </w:rPr>
          <w:t>104</w:t>
        </w:r>
        <w:r w:rsidR="005F39E4">
          <w:rPr>
            <w:noProof/>
            <w:webHidden/>
          </w:rPr>
          <w:fldChar w:fldCharType="end"/>
        </w:r>
      </w:hyperlink>
    </w:p>
    <w:p w14:paraId="38507A16" w14:textId="6083DE9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98" w:history="1">
        <w:r w:rsidR="005F39E4" w:rsidRPr="007E269E">
          <w:rPr>
            <w:rStyle w:val="Hyperlink"/>
            <w:noProof/>
          </w:rPr>
          <w:t>7.3.1 Sensitivity Indices</w:t>
        </w:r>
        <w:r w:rsidR="005F39E4">
          <w:rPr>
            <w:noProof/>
            <w:webHidden/>
          </w:rPr>
          <w:tab/>
        </w:r>
        <w:r w:rsidR="005F39E4">
          <w:rPr>
            <w:noProof/>
            <w:webHidden/>
          </w:rPr>
          <w:fldChar w:fldCharType="begin"/>
        </w:r>
        <w:r w:rsidR="005F39E4">
          <w:rPr>
            <w:noProof/>
            <w:webHidden/>
          </w:rPr>
          <w:instrText xml:space="preserve"> PAGEREF _Toc72734898 \h </w:instrText>
        </w:r>
        <w:r w:rsidR="005F39E4">
          <w:rPr>
            <w:noProof/>
            <w:webHidden/>
          </w:rPr>
        </w:r>
        <w:r w:rsidR="005F39E4">
          <w:rPr>
            <w:noProof/>
            <w:webHidden/>
          </w:rPr>
          <w:fldChar w:fldCharType="separate"/>
        </w:r>
        <w:r w:rsidR="005F39E4">
          <w:rPr>
            <w:noProof/>
            <w:webHidden/>
          </w:rPr>
          <w:t>104</w:t>
        </w:r>
        <w:r w:rsidR="005F39E4">
          <w:rPr>
            <w:noProof/>
            <w:webHidden/>
          </w:rPr>
          <w:fldChar w:fldCharType="end"/>
        </w:r>
      </w:hyperlink>
    </w:p>
    <w:p w14:paraId="02687E0E" w14:textId="1737DA6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899" w:history="1">
        <w:r w:rsidR="005F39E4" w:rsidRPr="007E269E">
          <w:rPr>
            <w:rStyle w:val="Hyperlink"/>
            <w:noProof/>
          </w:rPr>
          <w:t>7.3.2 Control Variables</w:t>
        </w:r>
        <w:r w:rsidR="005F39E4">
          <w:rPr>
            <w:noProof/>
            <w:webHidden/>
          </w:rPr>
          <w:tab/>
        </w:r>
        <w:r w:rsidR="005F39E4">
          <w:rPr>
            <w:noProof/>
            <w:webHidden/>
          </w:rPr>
          <w:fldChar w:fldCharType="begin"/>
        </w:r>
        <w:r w:rsidR="005F39E4">
          <w:rPr>
            <w:noProof/>
            <w:webHidden/>
          </w:rPr>
          <w:instrText xml:space="preserve"> PAGEREF _Toc72734899 \h </w:instrText>
        </w:r>
        <w:r w:rsidR="005F39E4">
          <w:rPr>
            <w:noProof/>
            <w:webHidden/>
          </w:rPr>
        </w:r>
        <w:r w:rsidR="005F39E4">
          <w:rPr>
            <w:noProof/>
            <w:webHidden/>
          </w:rPr>
          <w:fldChar w:fldCharType="separate"/>
        </w:r>
        <w:r w:rsidR="005F39E4">
          <w:rPr>
            <w:noProof/>
            <w:webHidden/>
          </w:rPr>
          <w:t>105</w:t>
        </w:r>
        <w:r w:rsidR="005F39E4">
          <w:rPr>
            <w:noProof/>
            <w:webHidden/>
          </w:rPr>
          <w:fldChar w:fldCharType="end"/>
        </w:r>
      </w:hyperlink>
    </w:p>
    <w:p w14:paraId="7DB88D50" w14:textId="3C67A5D8"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00" w:history="1">
        <w:r w:rsidR="005F39E4" w:rsidRPr="007E269E">
          <w:rPr>
            <w:rStyle w:val="Hyperlink"/>
            <w:noProof/>
          </w:rPr>
          <w:t>7.4 PESTPP-SEN Output Files</w:t>
        </w:r>
        <w:r w:rsidR="005F39E4">
          <w:rPr>
            <w:noProof/>
            <w:webHidden/>
          </w:rPr>
          <w:tab/>
        </w:r>
        <w:r w:rsidR="005F39E4">
          <w:rPr>
            <w:noProof/>
            <w:webHidden/>
          </w:rPr>
          <w:fldChar w:fldCharType="begin"/>
        </w:r>
        <w:r w:rsidR="005F39E4">
          <w:rPr>
            <w:noProof/>
            <w:webHidden/>
          </w:rPr>
          <w:instrText xml:space="preserve"> PAGEREF _Toc72734900 \h </w:instrText>
        </w:r>
        <w:r w:rsidR="005F39E4">
          <w:rPr>
            <w:noProof/>
            <w:webHidden/>
          </w:rPr>
        </w:r>
        <w:r w:rsidR="005F39E4">
          <w:rPr>
            <w:noProof/>
            <w:webHidden/>
          </w:rPr>
          <w:fldChar w:fldCharType="separate"/>
        </w:r>
        <w:r w:rsidR="005F39E4">
          <w:rPr>
            <w:noProof/>
            <w:webHidden/>
          </w:rPr>
          <w:t>106</w:t>
        </w:r>
        <w:r w:rsidR="005F39E4">
          <w:rPr>
            <w:noProof/>
            <w:webHidden/>
          </w:rPr>
          <w:fldChar w:fldCharType="end"/>
        </w:r>
      </w:hyperlink>
    </w:p>
    <w:p w14:paraId="2C12390B" w14:textId="0D85C8AE"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901" w:history="1">
        <w:r w:rsidR="005F39E4" w:rsidRPr="007E269E">
          <w:rPr>
            <w:rStyle w:val="Hyperlink"/>
            <w:noProof/>
          </w:rPr>
          <w:t>8. PESTPP-OPT</w:t>
        </w:r>
        <w:r w:rsidR="005F39E4">
          <w:rPr>
            <w:noProof/>
            <w:webHidden/>
          </w:rPr>
          <w:tab/>
        </w:r>
        <w:r w:rsidR="005F39E4">
          <w:rPr>
            <w:noProof/>
            <w:webHidden/>
          </w:rPr>
          <w:fldChar w:fldCharType="begin"/>
        </w:r>
        <w:r w:rsidR="005F39E4">
          <w:rPr>
            <w:noProof/>
            <w:webHidden/>
          </w:rPr>
          <w:instrText xml:space="preserve"> PAGEREF _Toc72734901 \h </w:instrText>
        </w:r>
        <w:r w:rsidR="005F39E4">
          <w:rPr>
            <w:noProof/>
            <w:webHidden/>
          </w:rPr>
        </w:r>
        <w:r w:rsidR="005F39E4">
          <w:rPr>
            <w:noProof/>
            <w:webHidden/>
          </w:rPr>
          <w:fldChar w:fldCharType="separate"/>
        </w:r>
        <w:r w:rsidR="005F39E4">
          <w:rPr>
            <w:noProof/>
            <w:webHidden/>
          </w:rPr>
          <w:t>107</w:t>
        </w:r>
        <w:r w:rsidR="005F39E4">
          <w:rPr>
            <w:noProof/>
            <w:webHidden/>
          </w:rPr>
          <w:fldChar w:fldCharType="end"/>
        </w:r>
      </w:hyperlink>
    </w:p>
    <w:p w14:paraId="522312AB" w14:textId="683C7CA1"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02" w:history="1">
        <w:r w:rsidR="005F39E4" w:rsidRPr="007E269E">
          <w:rPr>
            <w:rStyle w:val="Hyperlink"/>
            <w:noProof/>
          </w:rPr>
          <w:t>8.1 Introduction</w:t>
        </w:r>
        <w:r w:rsidR="005F39E4">
          <w:rPr>
            <w:noProof/>
            <w:webHidden/>
          </w:rPr>
          <w:tab/>
        </w:r>
        <w:r w:rsidR="005F39E4">
          <w:rPr>
            <w:noProof/>
            <w:webHidden/>
          </w:rPr>
          <w:fldChar w:fldCharType="begin"/>
        </w:r>
        <w:r w:rsidR="005F39E4">
          <w:rPr>
            <w:noProof/>
            <w:webHidden/>
          </w:rPr>
          <w:instrText xml:space="preserve"> PAGEREF _Toc72734902 \h </w:instrText>
        </w:r>
        <w:r w:rsidR="005F39E4">
          <w:rPr>
            <w:noProof/>
            <w:webHidden/>
          </w:rPr>
        </w:r>
        <w:r w:rsidR="005F39E4">
          <w:rPr>
            <w:noProof/>
            <w:webHidden/>
          </w:rPr>
          <w:fldChar w:fldCharType="separate"/>
        </w:r>
        <w:r w:rsidR="005F39E4">
          <w:rPr>
            <w:noProof/>
            <w:webHidden/>
          </w:rPr>
          <w:t>107</w:t>
        </w:r>
        <w:r w:rsidR="005F39E4">
          <w:rPr>
            <w:noProof/>
            <w:webHidden/>
          </w:rPr>
          <w:fldChar w:fldCharType="end"/>
        </w:r>
      </w:hyperlink>
    </w:p>
    <w:p w14:paraId="26900263" w14:textId="4F671282"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03" w:history="1">
        <w:r w:rsidR="005F39E4" w:rsidRPr="007E269E">
          <w:rPr>
            <w:rStyle w:val="Hyperlink"/>
            <w:noProof/>
          </w:rPr>
          <w:t>8.1.1 A Publication</w:t>
        </w:r>
        <w:r w:rsidR="005F39E4">
          <w:rPr>
            <w:noProof/>
            <w:webHidden/>
          </w:rPr>
          <w:tab/>
        </w:r>
        <w:r w:rsidR="005F39E4">
          <w:rPr>
            <w:noProof/>
            <w:webHidden/>
          </w:rPr>
          <w:fldChar w:fldCharType="begin"/>
        </w:r>
        <w:r w:rsidR="005F39E4">
          <w:rPr>
            <w:noProof/>
            <w:webHidden/>
          </w:rPr>
          <w:instrText xml:space="preserve"> PAGEREF _Toc72734903 \h </w:instrText>
        </w:r>
        <w:r w:rsidR="005F39E4">
          <w:rPr>
            <w:noProof/>
            <w:webHidden/>
          </w:rPr>
        </w:r>
        <w:r w:rsidR="005F39E4">
          <w:rPr>
            <w:noProof/>
            <w:webHidden/>
          </w:rPr>
          <w:fldChar w:fldCharType="separate"/>
        </w:r>
        <w:r w:rsidR="005F39E4">
          <w:rPr>
            <w:noProof/>
            <w:webHidden/>
          </w:rPr>
          <w:t>107</w:t>
        </w:r>
        <w:r w:rsidR="005F39E4">
          <w:rPr>
            <w:noProof/>
            <w:webHidden/>
          </w:rPr>
          <w:fldChar w:fldCharType="end"/>
        </w:r>
      </w:hyperlink>
    </w:p>
    <w:p w14:paraId="7DB868C0" w14:textId="146DC9AC"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04" w:history="1">
        <w:r w:rsidR="005F39E4" w:rsidRPr="007E269E">
          <w:rPr>
            <w:rStyle w:val="Hyperlink"/>
            <w:noProof/>
          </w:rPr>
          <w:t>8.1.2 Overview</w:t>
        </w:r>
        <w:r w:rsidR="005F39E4">
          <w:rPr>
            <w:noProof/>
            <w:webHidden/>
          </w:rPr>
          <w:tab/>
        </w:r>
        <w:r w:rsidR="005F39E4">
          <w:rPr>
            <w:noProof/>
            <w:webHidden/>
          </w:rPr>
          <w:fldChar w:fldCharType="begin"/>
        </w:r>
        <w:r w:rsidR="005F39E4">
          <w:rPr>
            <w:noProof/>
            <w:webHidden/>
          </w:rPr>
          <w:instrText xml:space="preserve"> PAGEREF _Toc72734904 \h </w:instrText>
        </w:r>
        <w:r w:rsidR="005F39E4">
          <w:rPr>
            <w:noProof/>
            <w:webHidden/>
          </w:rPr>
        </w:r>
        <w:r w:rsidR="005F39E4">
          <w:rPr>
            <w:noProof/>
            <w:webHidden/>
          </w:rPr>
          <w:fldChar w:fldCharType="separate"/>
        </w:r>
        <w:r w:rsidR="005F39E4">
          <w:rPr>
            <w:noProof/>
            <w:webHidden/>
          </w:rPr>
          <w:t>107</w:t>
        </w:r>
        <w:r w:rsidR="005F39E4">
          <w:rPr>
            <w:noProof/>
            <w:webHidden/>
          </w:rPr>
          <w:fldChar w:fldCharType="end"/>
        </w:r>
      </w:hyperlink>
    </w:p>
    <w:p w14:paraId="26979752" w14:textId="2C32053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05" w:history="1">
        <w:r w:rsidR="005F39E4" w:rsidRPr="007E269E">
          <w:rPr>
            <w:rStyle w:val="Hyperlink"/>
            <w:noProof/>
          </w:rPr>
          <w:t>8.1.3 Calculation of Uncertainty</w:t>
        </w:r>
        <w:r w:rsidR="005F39E4">
          <w:rPr>
            <w:noProof/>
            <w:webHidden/>
          </w:rPr>
          <w:tab/>
        </w:r>
        <w:r w:rsidR="005F39E4">
          <w:rPr>
            <w:noProof/>
            <w:webHidden/>
          </w:rPr>
          <w:fldChar w:fldCharType="begin"/>
        </w:r>
        <w:r w:rsidR="005F39E4">
          <w:rPr>
            <w:noProof/>
            <w:webHidden/>
          </w:rPr>
          <w:instrText xml:space="preserve"> PAGEREF _Toc72734905 \h </w:instrText>
        </w:r>
        <w:r w:rsidR="005F39E4">
          <w:rPr>
            <w:noProof/>
            <w:webHidden/>
          </w:rPr>
        </w:r>
        <w:r w:rsidR="005F39E4">
          <w:rPr>
            <w:noProof/>
            <w:webHidden/>
          </w:rPr>
          <w:fldChar w:fldCharType="separate"/>
        </w:r>
        <w:r w:rsidR="005F39E4">
          <w:rPr>
            <w:noProof/>
            <w:webHidden/>
          </w:rPr>
          <w:t>108</w:t>
        </w:r>
        <w:r w:rsidR="005F39E4">
          <w:rPr>
            <w:noProof/>
            <w:webHidden/>
          </w:rPr>
          <w:fldChar w:fldCharType="end"/>
        </w:r>
      </w:hyperlink>
    </w:p>
    <w:p w14:paraId="2094EB26" w14:textId="2A48BF4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06" w:history="1">
        <w:r w:rsidR="005F39E4" w:rsidRPr="007E269E">
          <w:rPr>
            <w:rStyle w:val="Hyperlink"/>
            <w:noProof/>
          </w:rPr>
          <w:t>8.1.4 Optimization</w:t>
        </w:r>
        <w:r w:rsidR="005F39E4">
          <w:rPr>
            <w:noProof/>
            <w:webHidden/>
          </w:rPr>
          <w:tab/>
        </w:r>
        <w:r w:rsidR="005F39E4">
          <w:rPr>
            <w:noProof/>
            <w:webHidden/>
          </w:rPr>
          <w:fldChar w:fldCharType="begin"/>
        </w:r>
        <w:r w:rsidR="005F39E4">
          <w:rPr>
            <w:noProof/>
            <w:webHidden/>
          </w:rPr>
          <w:instrText xml:space="preserve"> PAGEREF _Toc72734906 \h </w:instrText>
        </w:r>
        <w:r w:rsidR="005F39E4">
          <w:rPr>
            <w:noProof/>
            <w:webHidden/>
          </w:rPr>
        </w:r>
        <w:r w:rsidR="005F39E4">
          <w:rPr>
            <w:noProof/>
            <w:webHidden/>
          </w:rPr>
          <w:fldChar w:fldCharType="separate"/>
        </w:r>
        <w:r w:rsidR="005F39E4">
          <w:rPr>
            <w:noProof/>
            <w:webHidden/>
          </w:rPr>
          <w:t>110</w:t>
        </w:r>
        <w:r w:rsidR="005F39E4">
          <w:rPr>
            <w:noProof/>
            <w:webHidden/>
          </w:rPr>
          <w:fldChar w:fldCharType="end"/>
        </w:r>
      </w:hyperlink>
    </w:p>
    <w:p w14:paraId="0C0DD9CA" w14:textId="49B7876D"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07" w:history="1">
        <w:r w:rsidR="005F39E4" w:rsidRPr="007E269E">
          <w:rPr>
            <w:rStyle w:val="Hyperlink"/>
            <w:noProof/>
          </w:rPr>
          <w:t>8.1.5 Chance Constraints</w:t>
        </w:r>
        <w:r w:rsidR="005F39E4">
          <w:rPr>
            <w:noProof/>
            <w:webHidden/>
          </w:rPr>
          <w:tab/>
        </w:r>
        <w:r w:rsidR="005F39E4">
          <w:rPr>
            <w:noProof/>
            <w:webHidden/>
          </w:rPr>
          <w:fldChar w:fldCharType="begin"/>
        </w:r>
        <w:r w:rsidR="005F39E4">
          <w:rPr>
            <w:noProof/>
            <w:webHidden/>
          </w:rPr>
          <w:instrText xml:space="preserve"> PAGEREF _Toc72734907 \h </w:instrText>
        </w:r>
        <w:r w:rsidR="005F39E4">
          <w:rPr>
            <w:noProof/>
            <w:webHidden/>
          </w:rPr>
        </w:r>
        <w:r w:rsidR="005F39E4">
          <w:rPr>
            <w:noProof/>
            <w:webHidden/>
          </w:rPr>
          <w:fldChar w:fldCharType="separate"/>
        </w:r>
        <w:r w:rsidR="005F39E4">
          <w:rPr>
            <w:noProof/>
            <w:webHidden/>
          </w:rPr>
          <w:t>111</w:t>
        </w:r>
        <w:r w:rsidR="005F39E4">
          <w:rPr>
            <w:noProof/>
            <w:webHidden/>
          </w:rPr>
          <w:fldChar w:fldCharType="end"/>
        </w:r>
      </w:hyperlink>
    </w:p>
    <w:p w14:paraId="0A68CAB7" w14:textId="026EF876"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08" w:history="1">
        <w:r w:rsidR="005F39E4" w:rsidRPr="007E269E">
          <w:rPr>
            <w:rStyle w:val="Hyperlink"/>
            <w:noProof/>
          </w:rPr>
          <w:t>8.2 Using PESTPP-OPT</w:t>
        </w:r>
        <w:r w:rsidR="005F39E4">
          <w:rPr>
            <w:noProof/>
            <w:webHidden/>
          </w:rPr>
          <w:tab/>
        </w:r>
        <w:r w:rsidR="005F39E4">
          <w:rPr>
            <w:noProof/>
            <w:webHidden/>
          </w:rPr>
          <w:fldChar w:fldCharType="begin"/>
        </w:r>
        <w:r w:rsidR="005F39E4">
          <w:rPr>
            <w:noProof/>
            <w:webHidden/>
          </w:rPr>
          <w:instrText xml:space="preserve"> PAGEREF _Toc72734908 \h </w:instrText>
        </w:r>
        <w:r w:rsidR="005F39E4">
          <w:rPr>
            <w:noProof/>
            <w:webHidden/>
          </w:rPr>
        </w:r>
        <w:r w:rsidR="005F39E4">
          <w:rPr>
            <w:noProof/>
            <w:webHidden/>
          </w:rPr>
          <w:fldChar w:fldCharType="separate"/>
        </w:r>
        <w:r w:rsidR="005F39E4">
          <w:rPr>
            <w:noProof/>
            <w:webHidden/>
          </w:rPr>
          <w:t>112</w:t>
        </w:r>
        <w:r w:rsidR="005F39E4">
          <w:rPr>
            <w:noProof/>
            <w:webHidden/>
          </w:rPr>
          <w:fldChar w:fldCharType="end"/>
        </w:r>
      </w:hyperlink>
    </w:p>
    <w:p w14:paraId="71358806" w14:textId="0E65283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09" w:history="1">
        <w:r w:rsidR="005F39E4" w:rsidRPr="007E269E">
          <w:rPr>
            <w:rStyle w:val="Hyperlink"/>
            <w:noProof/>
          </w:rPr>
          <w:t>8.2.1The PEST Control File</w:t>
        </w:r>
        <w:r w:rsidR="005F39E4">
          <w:rPr>
            <w:noProof/>
            <w:webHidden/>
          </w:rPr>
          <w:tab/>
        </w:r>
        <w:r w:rsidR="005F39E4">
          <w:rPr>
            <w:noProof/>
            <w:webHidden/>
          </w:rPr>
          <w:fldChar w:fldCharType="begin"/>
        </w:r>
        <w:r w:rsidR="005F39E4">
          <w:rPr>
            <w:noProof/>
            <w:webHidden/>
          </w:rPr>
          <w:instrText xml:space="preserve"> PAGEREF _Toc72734909 \h </w:instrText>
        </w:r>
        <w:r w:rsidR="005F39E4">
          <w:rPr>
            <w:noProof/>
            <w:webHidden/>
          </w:rPr>
        </w:r>
        <w:r w:rsidR="005F39E4">
          <w:rPr>
            <w:noProof/>
            <w:webHidden/>
          </w:rPr>
          <w:fldChar w:fldCharType="separate"/>
        </w:r>
        <w:r w:rsidR="005F39E4">
          <w:rPr>
            <w:noProof/>
            <w:webHidden/>
          </w:rPr>
          <w:t>112</w:t>
        </w:r>
        <w:r w:rsidR="005F39E4">
          <w:rPr>
            <w:noProof/>
            <w:webHidden/>
          </w:rPr>
          <w:fldChar w:fldCharType="end"/>
        </w:r>
      </w:hyperlink>
    </w:p>
    <w:p w14:paraId="2DB03B34" w14:textId="4352875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0" w:history="1">
        <w:r w:rsidR="005F39E4" w:rsidRPr="007E269E">
          <w:rPr>
            <w:rStyle w:val="Hyperlink"/>
            <w:noProof/>
          </w:rPr>
          <w:t>8.2.2 Decision Variables and Parameters</w:t>
        </w:r>
        <w:r w:rsidR="005F39E4">
          <w:rPr>
            <w:noProof/>
            <w:webHidden/>
          </w:rPr>
          <w:tab/>
        </w:r>
        <w:r w:rsidR="005F39E4">
          <w:rPr>
            <w:noProof/>
            <w:webHidden/>
          </w:rPr>
          <w:fldChar w:fldCharType="begin"/>
        </w:r>
        <w:r w:rsidR="005F39E4">
          <w:rPr>
            <w:noProof/>
            <w:webHidden/>
          </w:rPr>
          <w:instrText xml:space="preserve"> PAGEREF _Toc72734910 \h </w:instrText>
        </w:r>
        <w:r w:rsidR="005F39E4">
          <w:rPr>
            <w:noProof/>
            <w:webHidden/>
          </w:rPr>
        </w:r>
        <w:r w:rsidR="005F39E4">
          <w:rPr>
            <w:noProof/>
            <w:webHidden/>
          </w:rPr>
          <w:fldChar w:fldCharType="separate"/>
        </w:r>
        <w:r w:rsidR="005F39E4">
          <w:rPr>
            <w:noProof/>
            <w:webHidden/>
          </w:rPr>
          <w:t>113</w:t>
        </w:r>
        <w:r w:rsidR="005F39E4">
          <w:rPr>
            <w:noProof/>
            <w:webHidden/>
          </w:rPr>
          <w:fldChar w:fldCharType="end"/>
        </w:r>
      </w:hyperlink>
    </w:p>
    <w:p w14:paraId="5CDBF874" w14:textId="6106C65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1" w:history="1">
        <w:r w:rsidR="005F39E4" w:rsidRPr="007E269E">
          <w:rPr>
            <w:rStyle w:val="Hyperlink"/>
            <w:noProof/>
          </w:rPr>
          <w:t>8.2.3 Defining the Objective Function</w:t>
        </w:r>
        <w:r w:rsidR="005F39E4">
          <w:rPr>
            <w:noProof/>
            <w:webHidden/>
          </w:rPr>
          <w:tab/>
        </w:r>
        <w:r w:rsidR="005F39E4">
          <w:rPr>
            <w:noProof/>
            <w:webHidden/>
          </w:rPr>
          <w:fldChar w:fldCharType="begin"/>
        </w:r>
        <w:r w:rsidR="005F39E4">
          <w:rPr>
            <w:noProof/>
            <w:webHidden/>
          </w:rPr>
          <w:instrText xml:space="preserve"> PAGEREF _Toc72734911 \h </w:instrText>
        </w:r>
        <w:r w:rsidR="005F39E4">
          <w:rPr>
            <w:noProof/>
            <w:webHidden/>
          </w:rPr>
        </w:r>
        <w:r w:rsidR="005F39E4">
          <w:rPr>
            <w:noProof/>
            <w:webHidden/>
          </w:rPr>
          <w:fldChar w:fldCharType="separate"/>
        </w:r>
        <w:r w:rsidR="005F39E4">
          <w:rPr>
            <w:noProof/>
            <w:webHidden/>
          </w:rPr>
          <w:t>114</w:t>
        </w:r>
        <w:r w:rsidR="005F39E4">
          <w:rPr>
            <w:noProof/>
            <w:webHidden/>
          </w:rPr>
          <w:fldChar w:fldCharType="end"/>
        </w:r>
      </w:hyperlink>
    </w:p>
    <w:p w14:paraId="7DD76DAD" w14:textId="53E73AC4"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2" w:history="1">
        <w:r w:rsidR="005F39E4" w:rsidRPr="007E269E">
          <w:rPr>
            <w:rStyle w:val="Hyperlink"/>
            <w:noProof/>
          </w:rPr>
          <w:t>8.2.4 Constraints</w:t>
        </w:r>
        <w:r w:rsidR="005F39E4">
          <w:rPr>
            <w:noProof/>
            <w:webHidden/>
          </w:rPr>
          <w:tab/>
        </w:r>
        <w:r w:rsidR="005F39E4">
          <w:rPr>
            <w:noProof/>
            <w:webHidden/>
          </w:rPr>
          <w:fldChar w:fldCharType="begin"/>
        </w:r>
        <w:r w:rsidR="005F39E4">
          <w:rPr>
            <w:noProof/>
            <w:webHidden/>
          </w:rPr>
          <w:instrText xml:space="preserve"> PAGEREF _Toc72734912 \h </w:instrText>
        </w:r>
        <w:r w:rsidR="005F39E4">
          <w:rPr>
            <w:noProof/>
            <w:webHidden/>
          </w:rPr>
        </w:r>
        <w:r w:rsidR="005F39E4">
          <w:rPr>
            <w:noProof/>
            <w:webHidden/>
          </w:rPr>
          <w:fldChar w:fldCharType="separate"/>
        </w:r>
        <w:r w:rsidR="005F39E4">
          <w:rPr>
            <w:noProof/>
            <w:webHidden/>
          </w:rPr>
          <w:t>114</w:t>
        </w:r>
        <w:r w:rsidR="005F39E4">
          <w:rPr>
            <w:noProof/>
            <w:webHidden/>
          </w:rPr>
          <w:fldChar w:fldCharType="end"/>
        </w:r>
      </w:hyperlink>
    </w:p>
    <w:p w14:paraId="4C97897F" w14:textId="4FE748F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3" w:history="1">
        <w:r w:rsidR="005F39E4" w:rsidRPr="007E269E">
          <w:rPr>
            <w:rStyle w:val="Hyperlink"/>
            <w:noProof/>
          </w:rPr>
          <w:t>8.2.5 Observations</w:t>
        </w:r>
        <w:r w:rsidR="005F39E4">
          <w:rPr>
            <w:noProof/>
            <w:webHidden/>
          </w:rPr>
          <w:tab/>
        </w:r>
        <w:r w:rsidR="005F39E4">
          <w:rPr>
            <w:noProof/>
            <w:webHidden/>
          </w:rPr>
          <w:fldChar w:fldCharType="begin"/>
        </w:r>
        <w:r w:rsidR="005F39E4">
          <w:rPr>
            <w:noProof/>
            <w:webHidden/>
          </w:rPr>
          <w:instrText xml:space="preserve"> PAGEREF _Toc72734913 \h </w:instrText>
        </w:r>
        <w:r w:rsidR="005F39E4">
          <w:rPr>
            <w:noProof/>
            <w:webHidden/>
          </w:rPr>
        </w:r>
        <w:r w:rsidR="005F39E4">
          <w:rPr>
            <w:noProof/>
            <w:webHidden/>
          </w:rPr>
          <w:fldChar w:fldCharType="separate"/>
        </w:r>
        <w:r w:rsidR="005F39E4">
          <w:rPr>
            <w:noProof/>
            <w:webHidden/>
          </w:rPr>
          <w:t>115</w:t>
        </w:r>
        <w:r w:rsidR="005F39E4">
          <w:rPr>
            <w:noProof/>
            <w:webHidden/>
          </w:rPr>
          <w:fldChar w:fldCharType="end"/>
        </w:r>
      </w:hyperlink>
    </w:p>
    <w:p w14:paraId="6C82AC85" w14:textId="0167AC0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4" w:history="1">
        <w:r w:rsidR="005F39E4" w:rsidRPr="007E269E">
          <w:rPr>
            <w:rStyle w:val="Hyperlink"/>
            <w:noProof/>
          </w:rPr>
          <w:t>8.2.6 Regularization</w:t>
        </w:r>
        <w:r w:rsidR="005F39E4">
          <w:rPr>
            <w:noProof/>
            <w:webHidden/>
          </w:rPr>
          <w:tab/>
        </w:r>
        <w:r w:rsidR="005F39E4">
          <w:rPr>
            <w:noProof/>
            <w:webHidden/>
          </w:rPr>
          <w:fldChar w:fldCharType="begin"/>
        </w:r>
        <w:r w:rsidR="005F39E4">
          <w:rPr>
            <w:noProof/>
            <w:webHidden/>
          </w:rPr>
          <w:instrText xml:space="preserve"> PAGEREF _Toc72734914 \h </w:instrText>
        </w:r>
        <w:r w:rsidR="005F39E4">
          <w:rPr>
            <w:noProof/>
            <w:webHidden/>
          </w:rPr>
        </w:r>
        <w:r w:rsidR="005F39E4">
          <w:rPr>
            <w:noProof/>
            <w:webHidden/>
          </w:rPr>
          <w:fldChar w:fldCharType="separate"/>
        </w:r>
        <w:r w:rsidR="005F39E4">
          <w:rPr>
            <w:noProof/>
            <w:webHidden/>
          </w:rPr>
          <w:t>116</w:t>
        </w:r>
        <w:r w:rsidR="005F39E4">
          <w:rPr>
            <w:noProof/>
            <w:webHidden/>
          </w:rPr>
          <w:fldChar w:fldCharType="end"/>
        </w:r>
      </w:hyperlink>
    </w:p>
    <w:p w14:paraId="6C214CEB" w14:textId="40F3217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5" w:history="1">
        <w:r w:rsidR="005F39E4" w:rsidRPr="007E269E">
          <w:rPr>
            <w:rStyle w:val="Hyperlink"/>
            <w:noProof/>
          </w:rPr>
          <w:t>8.2.7 Prior Covariance Matrix</w:t>
        </w:r>
        <w:r w:rsidR="005F39E4">
          <w:rPr>
            <w:noProof/>
            <w:webHidden/>
          </w:rPr>
          <w:tab/>
        </w:r>
        <w:r w:rsidR="005F39E4">
          <w:rPr>
            <w:noProof/>
            <w:webHidden/>
          </w:rPr>
          <w:fldChar w:fldCharType="begin"/>
        </w:r>
        <w:r w:rsidR="005F39E4">
          <w:rPr>
            <w:noProof/>
            <w:webHidden/>
          </w:rPr>
          <w:instrText xml:space="preserve"> PAGEREF _Toc72734915 \h </w:instrText>
        </w:r>
        <w:r w:rsidR="005F39E4">
          <w:rPr>
            <w:noProof/>
            <w:webHidden/>
          </w:rPr>
        </w:r>
        <w:r w:rsidR="005F39E4">
          <w:rPr>
            <w:noProof/>
            <w:webHidden/>
          </w:rPr>
          <w:fldChar w:fldCharType="separate"/>
        </w:r>
        <w:r w:rsidR="005F39E4">
          <w:rPr>
            <w:noProof/>
            <w:webHidden/>
          </w:rPr>
          <w:t>116</w:t>
        </w:r>
        <w:r w:rsidR="005F39E4">
          <w:rPr>
            <w:noProof/>
            <w:webHidden/>
          </w:rPr>
          <w:fldChar w:fldCharType="end"/>
        </w:r>
      </w:hyperlink>
    </w:p>
    <w:p w14:paraId="5490D512" w14:textId="47A1889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6" w:history="1">
        <w:r w:rsidR="005F39E4" w:rsidRPr="007E269E">
          <w:rPr>
            <w:rStyle w:val="Hyperlink"/>
            <w:noProof/>
          </w:rPr>
          <w:t>8.2.8 Risk</w:t>
        </w:r>
        <w:r w:rsidR="005F39E4">
          <w:rPr>
            <w:noProof/>
            <w:webHidden/>
          </w:rPr>
          <w:tab/>
        </w:r>
        <w:r w:rsidR="005F39E4">
          <w:rPr>
            <w:noProof/>
            <w:webHidden/>
          </w:rPr>
          <w:fldChar w:fldCharType="begin"/>
        </w:r>
        <w:r w:rsidR="005F39E4">
          <w:rPr>
            <w:noProof/>
            <w:webHidden/>
          </w:rPr>
          <w:instrText xml:space="preserve"> PAGEREF _Toc72734916 \h </w:instrText>
        </w:r>
        <w:r w:rsidR="005F39E4">
          <w:rPr>
            <w:noProof/>
            <w:webHidden/>
          </w:rPr>
        </w:r>
        <w:r w:rsidR="005F39E4">
          <w:rPr>
            <w:noProof/>
            <w:webHidden/>
          </w:rPr>
          <w:fldChar w:fldCharType="separate"/>
        </w:r>
        <w:r w:rsidR="005F39E4">
          <w:rPr>
            <w:noProof/>
            <w:webHidden/>
          </w:rPr>
          <w:t>117</w:t>
        </w:r>
        <w:r w:rsidR="005F39E4">
          <w:rPr>
            <w:noProof/>
            <w:webHidden/>
          </w:rPr>
          <w:fldChar w:fldCharType="end"/>
        </w:r>
      </w:hyperlink>
    </w:p>
    <w:p w14:paraId="534AFD90" w14:textId="6B1F07D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7" w:history="1">
        <w:r w:rsidR="005F39E4" w:rsidRPr="007E269E">
          <w:rPr>
            <w:rStyle w:val="Hyperlink"/>
            <w:noProof/>
          </w:rPr>
          <w:t>8.2.9 Jacobian  and Response Matrices</w:t>
        </w:r>
        <w:r w:rsidR="005F39E4">
          <w:rPr>
            <w:noProof/>
            <w:webHidden/>
          </w:rPr>
          <w:tab/>
        </w:r>
        <w:r w:rsidR="005F39E4">
          <w:rPr>
            <w:noProof/>
            <w:webHidden/>
          </w:rPr>
          <w:fldChar w:fldCharType="begin"/>
        </w:r>
        <w:r w:rsidR="005F39E4">
          <w:rPr>
            <w:noProof/>
            <w:webHidden/>
          </w:rPr>
          <w:instrText xml:space="preserve"> PAGEREF _Toc72734917 \h </w:instrText>
        </w:r>
        <w:r w:rsidR="005F39E4">
          <w:rPr>
            <w:noProof/>
            <w:webHidden/>
          </w:rPr>
        </w:r>
        <w:r w:rsidR="005F39E4">
          <w:rPr>
            <w:noProof/>
            <w:webHidden/>
          </w:rPr>
          <w:fldChar w:fldCharType="separate"/>
        </w:r>
        <w:r w:rsidR="005F39E4">
          <w:rPr>
            <w:noProof/>
            <w:webHidden/>
          </w:rPr>
          <w:t>117</w:t>
        </w:r>
        <w:r w:rsidR="005F39E4">
          <w:rPr>
            <w:noProof/>
            <w:webHidden/>
          </w:rPr>
          <w:fldChar w:fldCharType="end"/>
        </w:r>
      </w:hyperlink>
    </w:p>
    <w:p w14:paraId="7EEE57F9" w14:textId="2BC224D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8" w:history="1">
        <w:r w:rsidR="005F39E4" w:rsidRPr="007E269E">
          <w:rPr>
            <w:rStyle w:val="Hyperlink"/>
            <w:noProof/>
          </w:rPr>
          <w:t>8.2.10 Solution Convergence</w:t>
        </w:r>
        <w:r w:rsidR="005F39E4">
          <w:rPr>
            <w:noProof/>
            <w:webHidden/>
          </w:rPr>
          <w:tab/>
        </w:r>
        <w:r w:rsidR="005F39E4">
          <w:rPr>
            <w:noProof/>
            <w:webHidden/>
          </w:rPr>
          <w:fldChar w:fldCharType="begin"/>
        </w:r>
        <w:r w:rsidR="005F39E4">
          <w:rPr>
            <w:noProof/>
            <w:webHidden/>
          </w:rPr>
          <w:instrText xml:space="preserve"> PAGEREF _Toc72734918 \h </w:instrText>
        </w:r>
        <w:r w:rsidR="005F39E4">
          <w:rPr>
            <w:noProof/>
            <w:webHidden/>
          </w:rPr>
        </w:r>
        <w:r w:rsidR="005F39E4">
          <w:rPr>
            <w:noProof/>
            <w:webHidden/>
          </w:rPr>
          <w:fldChar w:fldCharType="separate"/>
        </w:r>
        <w:r w:rsidR="005F39E4">
          <w:rPr>
            <w:noProof/>
            <w:webHidden/>
          </w:rPr>
          <w:t>118</w:t>
        </w:r>
        <w:r w:rsidR="005F39E4">
          <w:rPr>
            <w:noProof/>
            <w:webHidden/>
          </w:rPr>
          <w:fldChar w:fldCharType="end"/>
        </w:r>
      </w:hyperlink>
    </w:p>
    <w:p w14:paraId="18B1E36C" w14:textId="4AA5FD8C"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19" w:history="1">
        <w:r w:rsidR="005F39E4" w:rsidRPr="007E269E">
          <w:rPr>
            <w:rStyle w:val="Hyperlink"/>
            <w:noProof/>
          </w:rPr>
          <w:t>8.2.11 Other Control Variables</w:t>
        </w:r>
        <w:r w:rsidR="005F39E4">
          <w:rPr>
            <w:noProof/>
            <w:webHidden/>
          </w:rPr>
          <w:tab/>
        </w:r>
        <w:r w:rsidR="005F39E4">
          <w:rPr>
            <w:noProof/>
            <w:webHidden/>
          </w:rPr>
          <w:fldChar w:fldCharType="begin"/>
        </w:r>
        <w:r w:rsidR="005F39E4">
          <w:rPr>
            <w:noProof/>
            <w:webHidden/>
          </w:rPr>
          <w:instrText xml:space="preserve"> PAGEREF _Toc72734919 \h </w:instrText>
        </w:r>
        <w:r w:rsidR="005F39E4">
          <w:rPr>
            <w:noProof/>
            <w:webHidden/>
          </w:rPr>
        </w:r>
        <w:r w:rsidR="005F39E4">
          <w:rPr>
            <w:noProof/>
            <w:webHidden/>
          </w:rPr>
          <w:fldChar w:fldCharType="separate"/>
        </w:r>
        <w:r w:rsidR="005F39E4">
          <w:rPr>
            <w:noProof/>
            <w:webHidden/>
          </w:rPr>
          <w:t>119</w:t>
        </w:r>
        <w:r w:rsidR="005F39E4">
          <w:rPr>
            <w:noProof/>
            <w:webHidden/>
          </w:rPr>
          <w:fldChar w:fldCharType="end"/>
        </w:r>
      </w:hyperlink>
    </w:p>
    <w:p w14:paraId="7B6E525D" w14:textId="6E0AC16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20" w:history="1">
        <w:r w:rsidR="005F39E4" w:rsidRPr="007E269E">
          <w:rPr>
            <w:rStyle w:val="Hyperlink"/>
            <w:noProof/>
          </w:rPr>
          <w:t>8.2.12 Final Model Run</w:t>
        </w:r>
        <w:r w:rsidR="005F39E4">
          <w:rPr>
            <w:noProof/>
            <w:webHidden/>
          </w:rPr>
          <w:tab/>
        </w:r>
        <w:r w:rsidR="005F39E4">
          <w:rPr>
            <w:noProof/>
            <w:webHidden/>
          </w:rPr>
          <w:fldChar w:fldCharType="begin"/>
        </w:r>
        <w:r w:rsidR="005F39E4">
          <w:rPr>
            <w:noProof/>
            <w:webHidden/>
          </w:rPr>
          <w:instrText xml:space="preserve"> PAGEREF _Toc72734920 \h </w:instrText>
        </w:r>
        <w:r w:rsidR="005F39E4">
          <w:rPr>
            <w:noProof/>
            <w:webHidden/>
          </w:rPr>
        </w:r>
        <w:r w:rsidR="005F39E4">
          <w:rPr>
            <w:noProof/>
            <w:webHidden/>
          </w:rPr>
          <w:fldChar w:fldCharType="separate"/>
        </w:r>
        <w:r w:rsidR="005F39E4">
          <w:rPr>
            <w:noProof/>
            <w:webHidden/>
          </w:rPr>
          <w:t>119</w:t>
        </w:r>
        <w:r w:rsidR="005F39E4">
          <w:rPr>
            <w:noProof/>
            <w:webHidden/>
          </w:rPr>
          <w:fldChar w:fldCharType="end"/>
        </w:r>
      </w:hyperlink>
    </w:p>
    <w:p w14:paraId="525AB976" w14:textId="30883C8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21" w:history="1">
        <w:r w:rsidR="005F39E4" w:rsidRPr="007E269E">
          <w:rPr>
            <w:rStyle w:val="Hyperlink"/>
            <w:noProof/>
          </w:rPr>
          <w:t>8.2.13 Restarts</w:t>
        </w:r>
        <w:r w:rsidR="005F39E4">
          <w:rPr>
            <w:noProof/>
            <w:webHidden/>
          </w:rPr>
          <w:tab/>
        </w:r>
        <w:r w:rsidR="005F39E4">
          <w:rPr>
            <w:noProof/>
            <w:webHidden/>
          </w:rPr>
          <w:fldChar w:fldCharType="begin"/>
        </w:r>
        <w:r w:rsidR="005F39E4">
          <w:rPr>
            <w:noProof/>
            <w:webHidden/>
          </w:rPr>
          <w:instrText xml:space="preserve"> PAGEREF _Toc72734921 \h </w:instrText>
        </w:r>
        <w:r w:rsidR="005F39E4">
          <w:rPr>
            <w:noProof/>
            <w:webHidden/>
          </w:rPr>
        </w:r>
        <w:r w:rsidR="005F39E4">
          <w:rPr>
            <w:noProof/>
            <w:webHidden/>
          </w:rPr>
          <w:fldChar w:fldCharType="separate"/>
        </w:r>
        <w:r w:rsidR="005F39E4">
          <w:rPr>
            <w:noProof/>
            <w:webHidden/>
          </w:rPr>
          <w:t>119</w:t>
        </w:r>
        <w:r w:rsidR="005F39E4">
          <w:rPr>
            <w:noProof/>
            <w:webHidden/>
          </w:rPr>
          <w:fldChar w:fldCharType="end"/>
        </w:r>
      </w:hyperlink>
    </w:p>
    <w:p w14:paraId="7D89D17C" w14:textId="17C7C11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22" w:history="1">
        <w:r w:rsidR="005F39E4" w:rsidRPr="007E269E">
          <w:rPr>
            <w:rStyle w:val="Hyperlink"/>
            <w:noProof/>
          </w:rPr>
          <w:t>8.2.14 Zero Run Solution</w:t>
        </w:r>
        <w:r w:rsidR="005F39E4">
          <w:rPr>
            <w:noProof/>
            <w:webHidden/>
          </w:rPr>
          <w:tab/>
        </w:r>
        <w:r w:rsidR="005F39E4">
          <w:rPr>
            <w:noProof/>
            <w:webHidden/>
          </w:rPr>
          <w:fldChar w:fldCharType="begin"/>
        </w:r>
        <w:r w:rsidR="005F39E4">
          <w:rPr>
            <w:noProof/>
            <w:webHidden/>
          </w:rPr>
          <w:instrText xml:space="preserve"> PAGEREF _Toc72734922 \h </w:instrText>
        </w:r>
        <w:r w:rsidR="005F39E4">
          <w:rPr>
            <w:noProof/>
            <w:webHidden/>
          </w:rPr>
        </w:r>
        <w:r w:rsidR="005F39E4">
          <w:rPr>
            <w:noProof/>
            <w:webHidden/>
          </w:rPr>
          <w:fldChar w:fldCharType="separate"/>
        </w:r>
        <w:r w:rsidR="005F39E4">
          <w:rPr>
            <w:noProof/>
            <w:webHidden/>
          </w:rPr>
          <w:t>119</w:t>
        </w:r>
        <w:r w:rsidR="005F39E4">
          <w:rPr>
            <w:noProof/>
            <w:webHidden/>
          </w:rPr>
          <w:fldChar w:fldCharType="end"/>
        </w:r>
      </w:hyperlink>
    </w:p>
    <w:p w14:paraId="2B367849" w14:textId="0D87008D"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23" w:history="1">
        <w:r w:rsidR="005F39E4" w:rsidRPr="007E269E">
          <w:rPr>
            <w:rStyle w:val="Hyperlink"/>
            <w:noProof/>
          </w:rPr>
          <w:t>8.3 PESTPP-OPT Output Files</w:t>
        </w:r>
        <w:r w:rsidR="005F39E4">
          <w:rPr>
            <w:noProof/>
            <w:webHidden/>
          </w:rPr>
          <w:tab/>
        </w:r>
        <w:r w:rsidR="005F39E4">
          <w:rPr>
            <w:noProof/>
            <w:webHidden/>
          </w:rPr>
          <w:fldChar w:fldCharType="begin"/>
        </w:r>
        <w:r w:rsidR="005F39E4">
          <w:rPr>
            <w:noProof/>
            <w:webHidden/>
          </w:rPr>
          <w:instrText xml:space="preserve"> PAGEREF _Toc72734923 \h </w:instrText>
        </w:r>
        <w:r w:rsidR="005F39E4">
          <w:rPr>
            <w:noProof/>
            <w:webHidden/>
          </w:rPr>
        </w:r>
        <w:r w:rsidR="005F39E4">
          <w:rPr>
            <w:noProof/>
            <w:webHidden/>
          </w:rPr>
          <w:fldChar w:fldCharType="separate"/>
        </w:r>
        <w:r w:rsidR="005F39E4">
          <w:rPr>
            <w:noProof/>
            <w:webHidden/>
          </w:rPr>
          <w:t>120</w:t>
        </w:r>
        <w:r w:rsidR="005F39E4">
          <w:rPr>
            <w:noProof/>
            <w:webHidden/>
          </w:rPr>
          <w:fldChar w:fldCharType="end"/>
        </w:r>
      </w:hyperlink>
    </w:p>
    <w:p w14:paraId="63B15445" w14:textId="5F748BE8"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24" w:history="1">
        <w:r w:rsidR="005F39E4" w:rsidRPr="007E269E">
          <w:rPr>
            <w:rStyle w:val="Hyperlink"/>
            <w:noProof/>
          </w:rPr>
          <w:t>8.4 Summary of Control Variables</w:t>
        </w:r>
        <w:r w:rsidR="005F39E4">
          <w:rPr>
            <w:noProof/>
            <w:webHidden/>
          </w:rPr>
          <w:tab/>
        </w:r>
        <w:r w:rsidR="005F39E4">
          <w:rPr>
            <w:noProof/>
            <w:webHidden/>
          </w:rPr>
          <w:fldChar w:fldCharType="begin"/>
        </w:r>
        <w:r w:rsidR="005F39E4">
          <w:rPr>
            <w:noProof/>
            <w:webHidden/>
          </w:rPr>
          <w:instrText xml:space="preserve"> PAGEREF _Toc72734924 \h </w:instrText>
        </w:r>
        <w:r w:rsidR="005F39E4">
          <w:rPr>
            <w:noProof/>
            <w:webHidden/>
          </w:rPr>
        </w:r>
        <w:r w:rsidR="005F39E4">
          <w:rPr>
            <w:noProof/>
            <w:webHidden/>
          </w:rPr>
          <w:fldChar w:fldCharType="separate"/>
        </w:r>
        <w:r w:rsidR="005F39E4">
          <w:rPr>
            <w:noProof/>
            <w:webHidden/>
          </w:rPr>
          <w:t>121</w:t>
        </w:r>
        <w:r w:rsidR="005F39E4">
          <w:rPr>
            <w:noProof/>
            <w:webHidden/>
          </w:rPr>
          <w:fldChar w:fldCharType="end"/>
        </w:r>
      </w:hyperlink>
    </w:p>
    <w:p w14:paraId="24FACD69" w14:textId="29E05668"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925" w:history="1">
        <w:r w:rsidR="005F39E4" w:rsidRPr="007E269E">
          <w:rPr>
            <w:rStyle w:val="Hyperlink"/>
            <w:noProof/>
          </w:rPr>
          <w:t>9. PESTPP-IES</w:t>
        </w:r>
        <w:r w:rsidR="005F39E4">
          <w:rPr>
            <w:noProof/>
            <w:webHidden/>
          </w:rPr>
          <w:tab/>
        </w:r>
        <w:r w:rsidR="005F39E4">
          <w:rPr>
            <w:noProof/>
            <w:webHidden/>
          </w:rPr>
          <w:fldChar w:fldCharType="begin"/>
        </w:r>
        <w:r w:rsidR="005F39E4">
          <w:rPr>
            <w:noProof/>
            <w:webHidden/>
          </w:rPr>
          <w:instrText xml:space="preserve"> PAGEREF _Toc72734925 \h </w:instrText>
        </w:r>
        <w:r w:rsidR="005F39E4">
          <w:rPr>
            <w:noProof/>
            <w:webHidden/>
          </w:rPr>
        </w:r>
        <w:r w:rsidR="005F39E4">
          <w:rPr>
            <w:noProof/>
            <w:webHidden/>
          </w:rPr>
          <w:fldChar w:fldCharType="separate"/>
        </w:r>
        <w:r w:rsidR="005F39E4">
          <w:rPr>
            <w:noProof/>
            <w:webHidden/>
          </w:rPr>
          <w:t>124</w:t>
        </w:r>
        <w:r w:rsidR="005F39E4">
          <w:rPr>
            <w:noProof/>
            <w:webHidden/>
          </w:rPr>
          <w:fldChar w:fldCharType="end"/>
        </w:r>
      </w:hyperlink>
    </w:p>
    <w:p w14:paraId="44A6EFAA" w14:textId="680DBD38"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26" w:history="1">
        <w:r w:rsidR="005F39E4" w:rsidRPr="007E269E">
          <w:rPr>
            <w:rStyle w:val="Hyperlink"/>
            <w:noProof/>
          </w:rPr>
          <w:t>9.1 Introduction</w:t>
        </w:r>
        <w:r w:rsidR="005F39E4">
          <w:rPr>
            <w:noProof/>
            <w:webHidden/>
          </w:rPr>
          <w:tab/>
        </w:r>
        <w:r w:rsidR="005F39E4">
          <w:rPr>
            <w:noProof/>
            <w:webHidden/>
          </w:rPr>
          <w:fldChar w:fldCharType="begin"/>
        </w:r>
        <w:r w:rsidR="005F39E4">
          <w:rPr>
            <w:noProof/>
            <w:webHidden/>
          </w:rPr>
          <w:instrText xml:space="preserve"> PAGEREF _Toc72734926 \h </w:instrText>
        </w:r>
        <w:r w:rsidR="005F39E4">
          <w:rPr>
            <w:noProof/>
            <w:webHidden/>
          </w:rPr>
        </w:r>
        <w:r w:rsidR="005F39E4">
          <w:rPr>
            <w:noProof/>
            <w:webHidden/>
          </w:rPr>
          <w:fldChar w:fldCharType="separate"/>
        </w:r>
        <w:r w:rsidR="005F39E4">
          <w:rPr>
            <w:noProof/>
            <w:webHidden/>
          </w:rPr>
          <w:t>124</w:t>
        </w:r>
        <w:r w:rsidR="005F39E4">
          <w:rPr>
            <w:noProof/>
            <w:webHidden/>
          </w:rPr>
          <w:fldChar w:fldCharType="end"/>
        </w:r>
      </w:hyperlink>
    </w:p>
    <w:p w14:paraId="53452147" w14:textId="49620BF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27" w:history="1">
        <w:r w:rsidR="005F39E4" w:rsidRPr="007E269E">
          <w:rPr>
            <w:rStyle w:val="Hyperlink"/>
            <w:noProof/>
          </w:rPr>
          <w:t>9.1.1 Publications</w:t>
        </w:r>
        <w:r w:rsidR="005F39E4">
          <w:rPr>
            <w:noProof/>
            <w:webHidden/>
          </w:rPr>
          <w:tab/>
        </w:r>
        <w:r w:rsidR="005F39E4">
          <w:rPr>
            <w:noProof/>
            <w:webHidden/>
          </w:rPr>
          <w:fldChar w:fldCharType="begin"/>
        </w:r>
        <w:r w:rsidR="005F39E4">
          <w:rPr>
            <w:noProof/>
            <w:webHidden/>
          </w:rPr>
          <w:instrText xml:space="preserve"> PAGEREF _Toc72734927 \h </w:instrText>
        </w:r>
        <w:r w:rsidR="005F39E4">
          <w:rPr>
            <w:noProof/>
            <w:webHidden/>
          </w:rPr>
        </w:r>
        <w:r w:rsidR="005F39E4">
          <w:rPr>
            <w:noProof/>
            <w:webHidden/>
          </w:rPr>
          <w:fldChar w:fldCharType="separate"/>
        </w:r>
        <w:r w:rsidR="005F39E4">
          <w:rPr>
            <w:noProof/>
            <w:webHidden/>
          </w:rPr>
          <w:t>124</w:t>
        </w:r>
        <w:r w:rsidR="005F39E4">
          <w:rPr>
            <w:noProof/>
            <w:webHidden/>
          </w:rPr>
          <w:fldChar w:fldCharType="end"/>
        </w:r>
      </w:hyperlink>
    </w:p>
    <w:p w14:paraId="1E1A7670" w14:textId="664C1CE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28" w:history="1">
        <w:r w:rsidR="005F39E4" w:rsidRPr="007E269E">
          <w:rPr>
            <w:rStyle w:val="Hyperlink"/>
            <w:noProof/>
          </w:rPr>
          <w:t>9.1.2 Overview</w:t>
        </w:r>
        <w:r w:rsidR="005F39E4">
          <w:rPr>
            <w:noProof/>
            <w:webHidden/>
          </w:rPr>
          <w:tab/>
        </w:r>
        <w:r w:rsidR="005F39E4">
          <w:rPr>
            <w:noProof/>
            <w:webHidden/>
          </w:rPr>
          <w:fldChar w:fldCharType="begin"/>
        </w:r>
        <w:r w:rsidR="005F39E4">
          <w:rPr>
            <w:noProof/>
            <w:webHidden/>
          </w:rPr>
          <w:instrText xml:space="preserve"> PAGEREF _Toc72734928 \h </w:instrText>
        </w:r>
        <w:r w:rsidR="005F39E4">
          <w:rPr>
            <w:noProof/>
            <w:webHidden/>
          </w:rPr>
        </w:r>
        <w:r w:rsidR="005F39E4">
          <w:rPr>
            <w:noProof/>
            <w:webHidden/>
          </w:rPr>
          <w:fldChar w:fldCharType="separate"/>
        </w:r>
        <w:r w:rsidR="005F39E4">
          <w:rPr>
            <w:noProof/>
            <w:webHidden/>
          </w:rPr>
          <w:t>124</w:t>
        </w:r>
        <w:r w:rsidR="005F39E4">
          <w:rPr>
            <w:noProof/>
            <w:webHidden/>
          </w:rPr>
          <w:fldChar w:fldCharType="end"/>
        </w:r>
      </w:hyperlink>
    </w:p>
    <w:p w14:paraId="783E71C3" w14:textId="125BE08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29" w:history="1">
        <w:r w:rsidR="005F39E4" w:rsidRPr="007E269E">
          <w:rPr>
            <w:rStyle w:val="Hyperlink"/>
            <w:noProof/>
          </w:rPr>
          <w:t>9.1.3 Ensemble Kalman Filters and Ensemble Smoothers</w:t>
        </w:r>
        <w:r w:rsidR="005F39E4">
          <w:rPr>
            <w:noProof/>
            <w:webHidden/>
          </w:rPr>
          <w:tab/>
        </w:r>
        <w:r w:rsidR="005F39E4">
          <w:rPr>
            <w:noProof/>
            <w:webHidden/>
          </w:rPr>
          <w:fldChar w:fldCharType="begin"/>
        </w:r>
        <w:r w:rsidR="005F39E4">
          <w:rPr>
            <w:noProof/>
            <w:webHidden/>
          </w:rPr>
          <w:instrText xml:space="preserve"> PAGEREF _Toc72734929 \h </w:instrText>
        </w:r>
        <w:r w:rsidR="005F39E4">
          <w:rPr>
            <w:noProof/>
            <w:webHidden/>
          </w:rPr>
        </w:r>
        <w:r w:rsidR="005F39E4">
          <w:rPr>
            <w:noProof/>
            <w:webHidden/>
          </w:rPr>
          <w:fldChar w:fldCharType="separate"/>
        </w:r>
        <w:r w:rsidR="005F39E4">
          <w:rPr>
            <w:noProof/>
            <w:webHidden/>
          </w:rPr>
          <w:t>126</w:t>
        </w:r>
        <w:r w:rsidR="005F39E4">
          <w:rPr>
            <w:noProof/>
            <w:webHidden/>
          </w:rPr>
          <w:fldChar w:fldCharType="end"/>
        </w:r>
      </w:hyperlink>
    </w:p>
    <w:p w14:paraId="0E9F4632" w14:textId="5F03AF0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0" w:history="1">
        <w:r w:rsidR="005F39E4" w:rsidRPr="007E269E">
          <w:rPr>
            <w:rStyle w:val="Hyperlink"/>
            <w:noProof/>
          </w:rPr>
          <w:t>9.1.4 Some Repercussions of Using Ensembles</w:t>
        </w:r>
        <w:r w:rsidR="005F39E4">
          <w:rPr>
            <w:noProof/>
            <w:webHidden/>
          </w:rPr>
          <w:tab/>
        </w:r>
        <w:r w:rsidR="005F39E4">
          <w:rPr>
            <w:noProof/>
            <w:webHidden/>
          </w:rPr>
          <w:fldChar w:fldCharType="begin"/>
        </w:r>
        <w:r w:rsidR="005F39E4">
          <w:rPr>
            <w:noProof/>
            <w:webHidden/>
          </w:rPr>
          <w:instrText xml:space="preserve"> PAGEREF _Toc72734930 \h </w:instrText>
        </w:r>
        <w:r w:rsidR="005F39E4">
          <w:rPr>
            <w:noProof/>
            <w:webHidden/>
          </w:rPr>
        </w:r>
        <w:r w:rsidR="005F39E4">
          <w:rPr>
            <w:noProof/>
            <w:webHidden/>
          </w:rPr>
          <w:fldChar w:fldCharType="separate"/>
        </w:r>
        <w:r w:rsidR="005F39E4">
          <w:rPr>
            <w:noProof/>
            <w:webHidden/>
          </w:rPr>
          <w:t>127</w:t>
        </w:r>
        <w:r w:rsidR="005F39E4">
          <w:rPr>
            <w:noProof/>
            <w:webHidden/>
          </w:rPr>
          <w:fldChar w:fldCharType="end"/>
        </w:r>
      </w:hyperlink>
    </w:p>
    <w:p w14:paraId="0F54A57D" w14:textId="2FF09E2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1" w:history="1">
        <w:r w:rsidR="005F39E4" w:rsidRPr="007E269E">
          <w:rPr>
            <w:rStyle w:val="Hyperlink"/>
            <w:noProof/>
          </w:rPr>
          <w:t>9.1.5 Iterations</w:t>
        </w:r>
        <w:r w:rsidR="005F39E4">
          <w:rPr>
            <w:noProof/>
            <w:webHidden/>
          </w:rPr>
          <w:tab/>
        </w:r>
        <w:r w:rsidR="005F39E4">
          <w:rPr>
            <w:noProof/>
            <w:webHidden/>
          </w:rPr>
          <w:fldChar w:fldCharType="begin"/>
        </w:r>
        <w:r w:rsidR="005F39E4">
          <w:rPr>
            <w:noProof/>
            <w:webHidden/>
          </w:rPr>
          <w:instrText xml:space="preserve"> PAGEREF _Toc72734931 \h </w:instrText>
        </w:r>
        <w:r w:rsidR="005F39E4">
          <w:rPr>
            <w:noProof/>
            <w:webHidden/>
          </w:rPr>
        </w:r>
        <w:r w:rsidR="005F39E4">
          <w:rPr>
            <w:noProof/>
            <w:webHidden/>
          </w:rPr>
          <w:fldChar w:fldCharType="separate"/>
        </w:r>
        <w:r w:rsidR="005F39E4">
          <w:rPr>
            <w:noProof/>
            <w:webHidden/>
          </w:rPr>
          <w:t>128</w:t>
        </w:r>
        <w:r w:rsidR="005F39E4">
          <w:rPr>
            <w:noProof/>
            <w:webHidden/>
          </w:rPr>
          <w:fldChar w:fldCharType="end"/>
        </w:r>
      </w:hyperlink>
    </w:p>
    <w:p w14:paraId="3D5D5E2A" w14:textId="20C7C10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2" w:history="1">
        <w:r w:rsidR="005F39E4" w:rsidRPr="007E269E">
          <w:rPr>
            <w:rStyle w:val="Hyperlink"/>
            <w:noProof/>
          </w:rPr>
          <w:t>9.1.6 Measurement Noise</w:t>
        </w:r>
        <w:r w:rsidR="005F39E4">
          <w:rPr>
            <w:noProof/>
            <w:webHidden/>
          </w:rPr>
          <w:tab/>
        </w:r>
        <w:r w:rsidR="005F39E4">
          <w:rPr>
            <w:noProof/>
            <w:webHidden/>
          </w:rPr>
          <w:fldChar w:fldCharType="begin"/>
        </w:r>
        <w:r w:rsidR="005F39E4">
          <w:rPr>
            <w:noProof/>
            <w:webHidden/>
          </w:rPr>
          <w:instrText xml:space="preserve"> PAGEREF _Toc72734932 \h </w:instrText>
        </w:r>
        <w:r w:rsidR="005F39E4">
          <w:rPr>
            <w:noProof/>
            <w:webHidden/>
          </w:rPr>
        </w:r>
        <w:r w:rsidR="005F39E4">
          <w:rPr>
            <w:noProof/>
            <w:webHidden/>
          </w:rPr>
          <w:fldChar w:fldCharType="separate"/>
        </w:r>
        <w:r w:rsidR="005F39E4">
          <w:rPr>
            <w:noProof/>
            <w:webHidden/>
          </w:rPr>
          <w:t>129</w:t>
        </w:r>
        <w:r w:rsidR="005F39E4">
          <w:rPr>
            <w:noProof/>
            <w:webHidden/>
          </w:rPr>
          <w:fldChar w:fldCharType="end"/>
        </w:r>
      </w:hyperlink>
    </w:p>
    <w:p w14:paraId="41F23C1D" w14:textId="45D317C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3" w:history="1">
        <w:r w:rsidR="005F39E4" w:rsidRPr="007E269E">
          <w:rPr>
            <w:rStyle w:val="Hyperlink"/>
            <w:noProof/>
          </w:rPr>
          <w:t>9.1.7 Regularization</w:t>
        </w:r>
        <w:r w:rsidR="005F39E4">
          <w:rPr>
            <w:noProof/>
            <w:webHidden/>
          </w:rPr>
          <w:tab/>
        </w:r>
        <w:r w:rsidR="005F39E4">
          <w:rPr>
            <w:noProof/>
            <w:webHidden/>
          </w:rPr>
          <w:fldChar w:fldCharType="begin"/>
        </w:r>
        <w:r w:rsidR="005F39E4">
          <w:rPr>
            <w:noProof/>
            <w:webHidden/>
          </w:rPr>
          <w:instrText xml:space="preserve"> PAGEREF _Toc72734933 \h </w:instrText>
        </w:r>
        <w:r w:rsidR="005F39E4">
          <w:rPr>
            <w:noProof/>
            <w:webHidden/>
          </w:rPr>
        </w:r>
        <w:r w:rsidR="005F39E4">
          <w:rPr>
            <w:noProof/>
            <w:webHidden/>
          </w:rPr>
          <w:fldChar w:fldCharType="separate"/>
        </w:r>
        <w:r w:rsidR="005F39E4">
          <w:rPr>
            <w:noProof/>
            <w:webHidden/>
          </w:rPr>
          <w:t>130</w:t>
        </w:r>
        <w:r w:rsidR="005F39E4">
          <w:rPr>
            <w:noProof/>
            <w:webHidden/>
          </w:rPr>
          <w:fldChar w:fldCharType="end"/>
        </w:r>
      </w:hyperlink>
    </w:p>
    <w:p w14:paraId="04F8E99F" w14:textId="50D1202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4" w:history="1">
        <w:r w:rsidR="005F39E4" w:rsidRPr="007E269E">
          <w:rPr>
            <w:rStyle w:val="Hyperlink"/>
            <w:noProof/>
          </w:rPr>
          <w:t>9.1.8 Base Realization</w:t>
        </w:r>
        <w:r w:rsidR="005F39E4">
          <w:rPr>
            <w:noProof/>
            <w:webHidden/>
          </w:rPr>
          <w:tab/>
        </w:r>
        <w:r w:rsidR="005F39E4">
          <w:rPr>
            <w:noProof/>
            <w:webHidden/>
          </w:rPr>
          <w:fldChar w:fldCharType="begin"/>
        </w:r>
        <w:r w:rsidR="005F39E4">
          <w:rPr>
            <w:noProof/>
            <w:webHidden/>
          </w:rPr>
          <w:instrText xml:space="preserve"> PAGEREF _Toc72734934 \h </w:instrText>
        </w:r>
        <w:r w:rsidR="005F39E4">
          <w:rPr>
            <w:noProof/>
            <w:webHidden/>
          </w:rPr>
        </w:r>
        <w:r w:rsidR="005F39E4">
          <w:rPr>
            <w:noProof/>
            <w:webHidden/>
          </w:rPr>
          <w:fldChar w:fldCharType="separate"/>
        </w:r>
        <w:r w:rsidR="005F39E4">
          <w:rPr>
            <w:noProof/>
            <w:webHidden/>
          </w:rPr>
          <w:t>131</w:t>
        </w:r>
        <w:r w:rsidR="005F39E4">
          <w:rPr>
            <w:noProof/>
            <w:webHidden/>
          </w:rPr>
          <w:fldChar w:fldCharType="end"/>
        </w:r>
      </w:hyperlink>
    </w:p>
    <w:p w14:paraId="5C273E5E" w14:textId="73D987F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5" w:history="1">
        <w:r w:rsidR="005F39E4" w:rsidRPr="007E269E">
          <w:rPr>
            <w:rStyle w:val="Hyperlink"/>
            <w:noProof/>
          </w:rPr>
          <w:t>9.1.9 Parameter Transformation Status</w:t>
        </w:r>
        <w:r w:rsidR="005F39E4">
          <w:rPr>
            <w:noProof/>
            <w:webHidden/>
          </w:rPr>
          <w:tab/>
        </w:r>
        <w:r w:rsidR="005F39E4">
          <w:rPr>
            <w:noProof/>
            <w:webHidden/>
          </w:rPr>
          <w:fldChar w:fldCharType="begin"/>
        </w:r>
        <w:r w:rsidR="005F39E4">
          <w:rPr>
            <w:noProof/>
            <w:webHidden/>
          </w:rPr>
          <w:instrText xml:space="preserve"> PAGEREF _Toc72734935 \h </w:instrText>
        </w:r>
        <w:r w:rsidR="005F39E4">
          <w:rPr>
            <w:noProof/>
            <w:webHidden/>
          </w:rPr>
        </w:r>
        <w:r w:rsidR="005F39E4">
          <w:rPr>
            <w:noProof/>
            <w:webHidden/>
          </w:rPr>
          <w:fldChar w:fldCharType="separate"/>
        </w:r>
        <w:r w:rsidR="005F39E4">
          <w:rPr>
            <w:noProof/>
            <w:webHidden/>
          </w:rPr>
          <w:t>131</w:t>
        </w:r>
        <w:r w:rsidR="005F39E4">
          <w:rPr>
            <w:noProof/>
            <w:webHidden/>
          </w:rPr>
          <w:fldChar w:fldCharType="end"/>
        </w:r>
      </w:hyperlink>
    </w:p>
    <w:p w14:paraId="68909288" w14:textId="11084640"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6" w:history="1">
        <w:r w:rsidR="005F39E4" w:rsidRPr="007E269E">
          <w:rPr>
            <w:rStyle w:val="Hyperlink"/>
            <w:noProof/>
          </w:rPr>
          <w:t>9.1.10 Inequality Observations</w:t>
        </w:r>
        <w:r w:rsidR="005F39E4">
          <w:rPr>
            <w:noProof/>
            <w:webHidden/>
          </w:rPr>
          <w:tab/>
        </w:r>
        <w:r w:rsidR="005F39E4">
          <w:rPr>
            <w:noProof/>
            <w:webHidden/>
          </w:rPr>
          <w:fldChar w:fldCharType="begin"/>
        </w:r>
        <w:r w:rsidR="005F39E4">
          <w:rPr>
            <w:noProof/>
            <w:webHidden/>
          </w:rPr>
          <w:instrText xml:space="preserve"> PAGEREF _Toc72734936 \h </w:instrText>
        </w:r>
        <w:r w:rsidR="005F39E4">
          <w:rPr>
            <w:noProof/>
            <w:webHidden/>
          </w:rPr>
        </w:r>
        <w:r w:rsidR="005F39E4">
          <w:rPr>
            <w:noProof/>
            <w:webHidden/>
          </w:rPr>
          <w:fldChar w:fldCharType="separate"/>
        </w:r>
        <w:r w:rsidR="005F39E4">
          <w:rPr>
            <w:noProof/>
            <w:webHidden/>
          </w:rPr>
          <w:t>132</w:t>
        </w:r>
        <w:r w:rsidR="005F39E4">
          <w:rPr>
            <w:noProof/>
            <w:webHidden/>
          </w:rPr>
          <w:fldChar w:fldCharType="end"/>
        </w:r>
      </w:hyperlink>
    </w:p>
    <w:p w14:paraId="0D526B50" w14:textId="30201F4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7" w:history="1">
        <w:r w:rsidR="005F39E4" w:rsidRPr="007E269E">
          <w:rPr>
            <w:rStyle w:val="Hyperlink"/>
            <w:noProof/>
          </w:rPr>
          <w:t>9.1.11 Localization</w:t>
        </w:r>
        <w:r w:rsidR="005F39E4">
          <w:rPr>
            <w:noProof/>
            <w:webHidden/>
          </w:rPr>
          <w:tab/>
        </w:r>
        <w:r w:rsidR="005F39E4">
          <w:rPr>
            <w:noProof/>
            <w:webHidden/>
          </w:rPr>
          <w:fldChar w:fldCharType="begin"/>
        </w:r>
        <w:r w:rsidR="005F39E4">
          <w:rPr>
            <w:noProof/>
            <w:webHidden/>
          </w:rPr>
          <w:instrText xml:space="preserve"> PAGEREF _Toc72734937 \h </w:instrText>
        </w:r>
        <w:r w:rsidR="005F39E4">
          <w:rPr>
            <w:noProof/>
            <w:webHidden/>
          </w:rPr>
        </w:r>
        <w:r w:rsidR="005F39E4">
          <w:rPr>
            <w:noProof/>
            <w:webHidden/>
          </w:rPr>
          <w:fldChar w:fldCharType="separate"/>
        </w:r>
        <w:r w:rsidR="005F39E4">
          <w:rPr>
            <w:noProof/>
            <w:webHidden/>
          </w:rPr>
          <w:t>132</w:t>
        </w:r>
        <w:r w:rsidR="005F39E4">
          <w:rPr>
            <w:noProof/>
            <w:webHidden/>
          </w:rPr>
          <w:fldChar w:fldCharType="end"/>
        </w:r>
      </w:hyperlink>
    </w:p>
    <w:p w14:paraId="2DEB91DD" w14:textId="7B4E514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8" w:history="1">
        <w:r w:rsidR="005F39E4" w:rsidRPr="007E269E">
          <w:rPr>
            <w:rStyle w:val="Hyperlink"/>
            <w:noProof/>
          </w:rPr>
          <w:t>9.1.12 Use of observation noise covariance matrices</w:t>
        </w:r>
        <w:r w:rsidR="005F39E4">
          <w:rPr>
            <w:noProof/>
            <w:webHidden/>
          </w:rPr>
          <w:tab/>
        </w:r>
        <w:r w:rsidR="005F39E4">
          <w:rPr>
            <w:noProof/>
            <w:webHidden/>
          </w:rPr>
          <w:fldChar w:fldCharType="begin"/>
        </w:r>
        <w:r w:rsidR="005F39E4">
          <w:rPr>
            <w:noProof/>
            <w:webHidden/>
          </w:rPr>
          <w:instrText xml:space="preserve"> PAGEREF _Toc72734938 \h </w:instrText>
        </w:r>
        <w:r w:rsidR="005F39E4">
          <w:rPr>
            <w:noProof/>
            <w:webHidden/>
          </w:rPr>
        </w:r>
        <w:r w:rsidR="005F39E4">
          <w:rPr>
            <w:noProof/>
            <w:webHidden/>
          </w:rPr>
          <w:fldChar w:fldCharType="separate"/>
        </w:r>
        <w:r w:rsidR="005F39E4">
          <w:rPr>
            <w:noProof/>
            <w:webHidden/>
          </w:rPr>
          <w:t>135</w:t>
        </w:r>
        <w:r w:rsidR="005F39E4">
          <w:rPr>
            <w:noProof/>
            <w:webHidden/>
          </w:rPr>
          <w:fldChar w:fldCharType="end"/>
        </w:r>
      </w:hyperlink>
    </w:p>
    <w:p w14:paraId="41478ECC" w14:textId="5DC7B04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39" w:history="1">
        <w:r w:rsidR="005F39E4" w:rsidRPr="007E269E">
          <w:rPr>
            <w:rStyle w:val="Hyperlink"/>
            <w:noProof/>
          </w:rPr>
          <w:t>9.1.13 Detecting and resolving prior-data conflict</w:t>
        </w:r>
        <w:r w:rsidR="005F39E4">
          <w:rPr>
            <w:noProof/>
            <w:webHidden/>
          </w:rPr>
          <w:tab/>
        </w:r>
        <w:r w:rsidR="005F39E4">
          <w:rPr>
            <w:noProof/>
            <w:webHidden/>
          </w:rPr>
          <w:fldChar w:fldCharType="begin"/>
        </w:r>
        <w:r w:rsidR="005F39E4">
          <w:rPr>
            <w:noProof/>
            <w:webHidden/>
          </w:rPr>
          <w:instrText xml:space="preserve"> PAGEREF _Toc72734939 \h </w:instrText>
        </w:r>
        <w:r w:rsidR="005F39E4">
          <w:rPr>
            <w:noProof/>
            <w:webHidden/>
          </w:rPr>
        </w:r>
        <w:r w:rsidR="005F39E4">
          <w:rPr>
            <w:noProof/>
            <w:webHidden/>
          </w:rPr>
          <w:fldChar w:fldCharType="separate"/>
        </w:r>
        <w:r w:rsidR="005F39E4">
          <w:rPr>
            <w:noProof/>
            <w:webHidden/>
          </w:rPr>
          <w:t>136</w:t>
        </w:r>
        <w:r w:rsidR="005F39E4">
          <w:rPr>
            <w:noProof/>
            <w:webHidden/>
          </w:rPr>
          <w:fldChar w:fldCharType="end"/>
        </w:r>
      </w:hyperlink>
    </w:p>
    <w:p w14:paraId="713DF4D5" w14:textId="17F894A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40" w:history="1">
        <w:r w:rsidR="005F39E4" w:rsidRPr="007E269E">
          <w:rPr>
            <w:rStyle w:val="Hyperlink"/>
            <w:noProof/>
          </w:rPr>
          <w:t>9.2 Using PESTPP-IES</w:t>
        </w:r>
        <w:r w:rsidR="005F39E4">
          <w:rPr>
            <w:noProof/>
            <w:webHidden/>
          </w:rPr>
          <w:tab/>
        </w:r>
        <w:r w:rsidR="005F39E4">
          <w:rPr>
            <w:noProof/>
            <w:webHidden/>
          </w:rPr>
          <w:fldChar w:fldCharType="begin"/>
        </w:r>
        <w:r w:rsidR="005F39E4">
          <w:rPr>
            <w:noProof/>
            <w:webHidden/>
          </w:rPr>
          <w:instrText xml:space="preserve"> PAGEREF _Toc72734940 \h </w:instrText>
        </w:r>
        <w:r w:rsidR="005F39E4">
          <w:rPr>
            <w:noProof/>
            <w:webHidden/>
          </w:rPr>
        </w:r>
        <w:r w:rsidR="005F39E4">
          <w:rPr>
            <w:noProof/>
            <w:webHidden/>
          </w:rPr>
          <w:fldChar w:fldCharType="separate"/>
        </w:r>
        <w:r w:rsidR="005F39E4">
          <w:rPr>
            <w:noProof/>
            <w:webHidden/>
          </w:rPr>
          <w:t>137</w:t>
        </w:r>
        <w:r w:rsidR="005F39E4">
          <w:rPr>
            <w:noProof/>
            <w:webHidden/>
          </w:rPr>
          <w:fldChar w:fldCharType="end"/>
        </w:r>
      </w:hyperlink>
    </w:p>
    <w:p w14:paraId="70E68F94" w14:textId="6BCD7D3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1" w:history="1">
        <w:r w:rsidR="005F39E4" w:rsidRPr="007E269E">
          <w:rPr>
            <w:rStyle w:val="Hyperlink"/>
            <w:noProof/>
          </w:rPr>
          <w:t>9.2.1 General</w:t>
        </w:r>
        <w:r w:rsidR="005F39E4">
          <w:rPr>
            <w:noProof/>
            <w:webHidden/>
          </w:rPr>
          <w:tab/>
        </w:r>
        <w:r w:rsidR="005F39E4">
          <w:rPr>
            <w:noProof/>
            <w:webHidden/>
          </w:rPr>
          <w:fldChar w:fldCharType="begin"/>
        </w:r>
        <w:r w:rsidR="005F39E4">
          <w:rPr>
            <w:noProof/>
            <w:webHidden/>
          </w:rPr>
          <w:instrText xml:space="preserve"> PAGEREF _Toc72734941 \h </w:instrText>
        </w:r>
        <w:r w:rsidR="005F39E4">
          <w:rPr>
            <w:noProof/>
            <w:webHidden/>
          </w:rPr>
        </w:r>
        <w:r w:rsidR="005F39E4">
          <w:rPr>
            <w:noProof/>
            <w:webHidden/>
          </w:rPr>
          <w:fldChar w:fldCharType="separate"/>
        </w:r>
        <w:r w:rsidR="005F39E4">
          <w:rPr>
            <w:noProof/>
            <w:webHidden/>
          </w:rPr>
          <w:t>137</w:t>
        </w:r>
        <w:r w:rsidR="005F39E4">
          <w:rPr>
            <w:noProof/>
            <w:webHidden/>
          </w:rPr>
          <w:fldChar w:fldCharType="end"/>
        </w:r>
      </w:hyperlink>
    </w:p>
    <w:p w14:paraId="581F18E0" w14:textId="1FECC038"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2" w:history="1">
        <w:r w:rsidR="005F39E4" w:rsidRPr="007E269E">
          <w:rPr>
            <w:rStyle w:val="Hyperlink"/>
            <w:noProof/>
          </w:rPr>
          <w:t>9.2.2 Initial Realizations</w:t>
        </w:r>
        <w:r w:rsidR="005F39E4">
          <w:rPr>
            <w:noProof/>
            <w:webHidden/>
          </w:rPr>
          <w:tab/>
        </w:r>
        <w:r w:rsidR="005F39E4">
          <w:rPr>
            <w:noProof/>
            <w:webHidden/>
          </w:rPr>
          <w:fldChar w:fldCharType="begin"/>
        </w:r>
        <w:r w:rsidR="005F39E4">
          <w:rPr>
            <w:noProof/>
            <w:webHidden/>
          </w:rPr>
          <w:instrText xml:space="preserve"> PAGEREF _Toc72734942 \h </w:instrText>
        </w:r>
        <w:r w:rsidR="005F39E4">
          <w:rPr>
            <w:noProof/>
            <w:webHidden/>
          </w:rPr>
        </w:r>
        <w:r w:rsidR="005F39E4">
          <w:rPr>
            <w:noProof/>
            <w:webHidden/>
          </w:rPr>
          <w:fldChar w:fldCharType="separate"/>
        </w:r>
        <w:r w:rsidR="005F39E4">
          <w:rPr>
            <w:noProof/>
            <w:webHidden/>
          </w:rPr>
          <w:t>137</w:t>
        </w:r>
        <w:r w:rsidR="005F39E4">
          <w:rPr>
            <w:noProof/>
            <w:webHidden/>
          </w:rPr>
          <w:fldChar w:fldCharType="end"/>
        </w:r>
      </w:hyperlink>
    </w:p>
    <w:p w14:paraId="3C0A29CF" w14:textId="7CCA03B2"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3" w:history="1">
        <w:r w:rsidR="005F39E4" w:rsidRPr="007E269E">
          <w:rPr>
            <w:rStyle w:val="Hyperlink"/>
            <w:noProof/>
          </w:rPr>
          <w:t>9.2.3 “Regularization”</w:t>
        </w:r>
        <w:r w:rsidR="005F39E4">
          <w:rPr>
            <w:noProof/>
            <w:webHidden/>
          </w:rPr>
          <w:tab/>
        </w:r>
        <w:r w:rsidR="005F39E4">
          <w:rPr>
            <w:noProof/>
            <w:webHidden/>
          </w:rPr>
          <w:fldChar w:fldCharType="begin"/>
        </w:r>
        <w:r w:rsidR="005F39E4">
          <w:rPr>
            <w:noProof/>
            <w:webHidden/>
          </w:rPr>
          <w:instrText xml:space="preserve"> PAGEREF _Toc72734943 \h </w:instrText>
        </w:r>
        <w:r w:rsidR="005F39E4">
          <w:rPr>
            <w:noProof/>
            <w:webHidden/>
          </w:rPr>
        </w:r>
        <w:r w:rsidR="005F39E4">
          <w:rPr>
            <w:noProof/>
            <w:webHidden/>
          </w:rPr>
          <w:fldChar w:fldCharType="separate"/>
        </w:r>
        <w:r w:rsidR="005F39E4">
          <w:rPr>
            <w:noProof/>
            <w:webHidden/>
          </w:rPr>
          <w:t>140</w:t>
        </w:r>
        <w:r w:rsidR="005F39E4">
          <w:rPr>
            <w:noProof/>
            <w:webHidden/>
          </w:rPr>
          <w:fldChar w:fldCharType="end"/>
        </w:r>
      </w:hyperlink>
    </w:p>
    <w:p w14:paraId="6CF2BB45" w14:textId="1F942A4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4" w:history="1">
        <w:r w:rsidR="005F39E4" w:rsidRPr="007E269E">
          <w:rPr>
            <w:rStyle w:val="Hyperlink"/>
            <w:noProof/>
          </w:rPr>
          <w:t>9.2.4 Prior Parameter Scaling</w:t>
        </w:r>
        <w:r w:rsidR="005F39E4">
          <w:rPr>
            <w:noProof/>
            <w:webHidden/>
          </w:rPr>
          <w:tab/>
        </w:r>
        <w:r w:rsidR="005F39E4">
          <w:rPr>
            <w:noProof/>
            <w:webHidden/>
          </w:rPr>
          <w:fldChar w:fldCharType="begin"/>
        </w:r>
        <w:r w:rsidR="005F39E4">
          <w:rPr>
            <w:noProof/>
            <w:webHidden/>
          </w:rPr>
          <w:instrText xml:space="preserve"> PAGEREF _Toc72734944 \h </w:instrText>
        </w:r>
        <w:r w:rsidR="005F39E4">
          <w:rPr>
            <w:noProof/>
            <w:webHidden/>
          </w:rPr>
        </w:r>
        <w:r w:rsidR="005F39E4">
          <w:rPr>
            <w:noProof/>
            <w:webHidden/>
          </w:rPr>
          <w:fldChar w:fldCharType="separate"/>
        </w:r>
        <w:r w:rsidR="005F39E4">
          <w:rPr>
            <w:noProof/>
            <w:webHidden/>
          </w:rPr>
          <w:t>142</w:t>
        </w:r>
        <w:r w:rsidR="005F39E4">
          <w:rPr>
            <w:noProof/>
            <w:webHidden/>
          </w:rPr>
          <w:fldChar w:fldCharType="end"/>
        </w:r>
      </w:hyperlink>
    </w:p>
    <w:p w14:paraId="37073470" w14:textId="4DFA1C9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5" w:history="1">
        <w:r w:rsidR="005F39E4" w:rsidRPr="007E269E">
          <w:rPr>
            <w:rStyle w:val="Hyperlink"/>
            <w:noProof/>
          </w:rPr>
          <w:t>9.2.5 The Marquardt Lambda</w:t>
        </w:r>
        <w:r w:rsidR="005F39E4">
          <w:rPr>
            <w:noProof/>
            <w:webHidden/>
          </w:rPr>
          <w:tab/>
        </w:r>
        <w:r w:rsidR="005F39E4">
          <w:rPr>
            <w:noProof/>
            <w:webHidden/>
          </w:rPr>
          <w:fldChar w:fldCharType="begin"/>
        </w:r>
        <w:r w:rsidR="005F39E4">
          <w:rPr>
            <w:noProof/>
            <w:webHidden/>
          </w:rPr>
          <w:instrText xml:space="preserve"> PAGEREF _Toc72734945 \h </w:instrText>
        </w:r>
        <w:r w:rsidR="005F39E4">
          <w:rPr>
            <w:noProof/>
            <w:webHidden/>
          </w:rPr>
        </w:r>
        <w:r w:rsidR="005F39E4">
          <w:rPr>
            <w:noProof/>
            <w:webHidden/>
          </w:rPr>
          <w:fldChar w:fldCharType="separate"/>
        </w:r>
        <w:r w:rsidR="005F39E4">
          <w:rPr>
            <w:noProof/>
            <w:webHidden/>
          </w:rPr>
          <w:t>143</w:t>
        </w:r>
        <w:r w:rsidR="005F39E4">
          <w:rPr>
            <w:noProof/>
            <w:webHidden/>
          </w:rPr>
          <w:fldChar w:fldCharType="end"/>
        </w:r>
      </w:hyperlink>
    </w:p>
    <w:p w14:paraId="2A737598" w14:textId="5184D42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6" w:history="1">
        <w:r w:rsidR="005F39E4" w:rsidRPr="007E269E">
          <w:rPr>
            <w:rStyle w:val="Hyperlink"/>
            <w:noProof/>
          </w:rPr>
          <w:t>9.2.6 Restarting</w:t>
        </w:r>
        <w:r w:rsidR="005F39E4">
          <w:rPr>
            <w:noProof/>
            <w:webHidden/>
          </w:rPr>
          <w:tab/>
        </w:r>
        <w:r w:rsidR="005F39E4">
          <w:rPr>
            <w:noProof/>
            <w:webHidden/>
          </w:rPr>
          <w:fldChar w:fldCharType="begin"/>
        </w:r>
        <w:r w:rsidR="005F39E4">
          <w:rPr>
            <w:noProof/>
            <w:webHidden/>
          </w:rPr>
          <w:instrText xml:space="preserve"> PAGEREF _Toc72734946 \h </w:instrText>
        </w:r>
        <w:r w:rsidR="005F39E4">
          <w:rPr>
            <w:noProof/>
            <w:webHidden/>
          </w:rPr>
        </w:r>
        <w:r w:rsidR="005F39E4">
          <w:rPr>
            <w:noProof/>
            <w:webHidden/>
          </w:rPr>
          <w:fldChar w:fldCharType="separate"/>
        </w:r>
        <w:r w:rsidR="005F39E4">
          <w:rPr>
            <w:noProof/>
            <w:webHidden/>
          </w:rPr>
          <w:t>145</w:t>
        </w:r>
        <w:r w:rsidR="005F39E4">
          <w:rPr>
            <w:noProof/>
            <w:webHidden/>
          </w:rPr>
          <w:fldChar w:fldCharType="end"/>
        </w:r>
      </w:hyperlink>
    </w:p>
    <w:p w14:paraId="2A7317F2" w14:textId="71CE7F06"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7" w:history="1">
        <w:r w:rsidR="005F39E4" w:rsidRPr="007E269E">
          <w:rPr>
            <w:rStyle w:val="Hyperlink"/>
            <w:noProof/>
          </w:rPr>
          <w:t>9.2.7 Failed Model Runs</w:t>
        </w:r>
        <w:r w:rsidR="005F39E4">
          <w:rPr>
            <w:noProof/>
            <w:webHidden/>
          </w:rPr>
          <w:tab/>
        </w:r>
        <w:r w:rsidR="005F39E4">
          <w:rPr>
            <w:noProof/>
            <w:webHidden/>
          </w:rPr>
          <w:fldChar w:fldCharType="begin"/>
        </w:r>
        <w:r w:rsidR="005F39E4">
          <w:rPr>
            <w:noProof/>
            <w:webHidden/>
          </w:rPr>
          <w:instrText xml:space="preserve"> PAGEREF _Toc72734947 \h </w:instrText>
        </w:r>
        <w:r w:rsidR="005F39E4">
          <w:rPr>
            <w:noProof/>
            <w:webHidden/>
          </w:rPr>
        </w:r>
        <w:r w:rsidR="005F39E4">
          <w:rPr>
            <w:noProof/>
            <w:webHidden/>
          </w:rPr>
          <w:fldChar w:fldCharType="separate"/>
        </w:r>
        <w:r w:rsidR="005F39E4">
          <w:rPr>
            <w:noProof/>
            <w:webHidden/>
          </w:rPr>
          <w:t>146</w:t>
        </w:r>
        <w:r w:rsidR="005F39E4">
          <w:rPr>
            <w:noProof/>
            <w:webHidden/>
          </w:rPr>
          <w:fldChar w:fldCharType="end"/>
        </w:r>
      </w:hyperlink>
    </w:p>
    <w:p w14:paraId="1C6A5C95" w14:textId="7AEB42E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8" w:history="1">
        <w:r w:rsidR="005F39E4" w:rsidRPr="007E269E">
          <w:rPr>
            <w:rStyle w:val="Hyperlink"/>
            <w:noProof/>
          </w:rPr>
          <w:t>9.2.8 Reporting</w:t>
        </w:r>
        <w:r w:rsidR="005F39E4">
          <w:rPr>
            <w:noProof/>
            <w:webHidden/>
          </w:rPr>
          <w:tab/>
        </w:r>
        <w:r w:rsidR="005F39E4">
          <w:rPr>
            <w:noProof/>
            <w:webHidden/>
          </w:rPr>
          <w:fldChar w:fldCharType="begin"/>
        </w:r>
        <w:r w:rsidR="005F39E4">
          <w:rPr>
            <w:noProof/>
            <w:webHidden/>
          </w:rPr>
          <w:instrText xml:space="preserve"> PAGEREF _Toc72734948 \h </w:instrText>
        </w:r>
        <w:r w:rsidR="005F39E4">
          <w:rPr>
            <w:noProof/>
            <w:webHidden/>
          </w:rPr>
        </w:r>
        <w:r w:rsidR="005F39E4">
          <w:rPr>
            <w:noProof/>
            <w:webHidden/>
          </w:rPr>
          <w:fldChar w:fldCharType="separate"/>
        </w:r>
        <w:r w:rsidR="005F39E4">
          <w:rPr>
            <w:noProof/>
            <w:webHidden/>
          </w:rPr>
          <w:t>147</w:t>
        </w:r>
        <w:r w:rsidR="005F39E4">
          <w:rPr>
            <w:noProof/>
            <w:webHidden/>
          </w:rPr>
          <w:fldChar w:fldCharType="end"/>
        </w:r>
      </w:hyperlink>
    </w:p>
    <w:p w14:paraId="376E866A" w14:textId="448FB7AF"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49" w:history="1">
        <w:r w:rsidR="005F39E4" w:rsidRPr="007E269E">
          <w:rPr>
            <w:rStyle w:val="Hyperlink"/>
            <w:noProof/>
          </w:rPr>
          <w:t>9.2.9 Termination Criteria and Objective Functions</w:t>
        </w:r>
        <w:r w:rsidR="005F39E4">
          <w:rPr>
            <w:noProof/>
            <w:webHidden/>
          </w:rPr>
          <w:tab/>
        </w:r>
        <w:r w:rsidR="005F39E4">
          <w:rPr>
            <w:noProof/>
            <w:webHidden/>
          </w:rPr>
          <w:fldChar w:fldCharType="begin"/>
        </w:r>
        <w:r w:rsidR="005F39E4">
          <w:rPr>
            <w:noProof/>
            <w:webHidden/>
          </w:rPr>
          <w:instrText xml:space="preserve"> PAGEREF _Toc72734949 \h </w:instrText>
        </w:r>
        <w:r w:rsidR="005F39E4">
          <w:rPr>
            <w:noProof/>
            <w:webHidden/>
          </w:rPr>
        </w:r>
        <w:r w:rsidR="005F39E4">
          <w:rPr>
            <w:noProof/>
            <w:webHidden/>
          </w:rPr>
          <w:fldChar w:fldCharType="separate"/>
        </w:r>
        <w:r w:rsidR="005F39E4">
          <w:rPr>
            <w:noProof/>
            <w:webHidden/>
          </w:rPr>
          <w:t>147</w:t>
        </w:r>
        <w:r w:rsidR="005F39E4">
          <w:rPr>
            <w:noProof/>
            <w:webHidden/>
          </w:rPr>
          <w:fldChar w:fldCharType="end"/>
        </w:r>
      </w:hyperlink>
    </w:p>
    <w:p w14:paraId="26275286" w14:textId="48A50699"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50" w:history="1">
        <w:r w:rsidR="005F39E4" w:rsidRPr="007E269E">
          <w:rPr>
            <w:rStyle w:val="Hyperlink"/>
            <w:noProof/>
          </w:rPr>
          <w:t>9.3 PESTPP-IES Output Files</w:t>
        </w:r>
        <w:r w:rsidR="005F39E4">
          <w:rPr>
            <w:noProof/>
            <w:webHidden/>
          </w:rPr>
          <w:tab/>
        </w:r>
        <w:r w:rsidR="005F39E4">
          <w:rPr>
            <w:noProof/>
            <w:webHidden/>
          </w:rPr>
          <w:fldChar w:fldCharType="begin"/>
        </w:r>
        <w:r w:rsidR="005F39E4">
          <w:rPr>
            <w:noProof/>
            <w:webHidden/>
          </w:rPr>
          <w:instrText xml:space="preserve"> PAGEREF _Toc72734950 \h </w:instrText>
        </w:r>
        <w:r w:rsidR="005F39E4">
          <w:rPr>
            <w:noProof/>
            <w:webHidden/>
          </w:rPr>
        </w:r>
        <w:r w:rsidR="005F39E4">
          <w:rPr>
            <w:noProof/>
            <w:webHidden/>
          </w:rPr>
          <w:fldChar w:fldCharType="separate"/>
        </w:r>
        <w:r w:rsidR="005F39E4">
          <w:rPr>
            <w:noProof/>
            <w:webHidden/>
          </w:rPr>
          <w:t>148</w:t>
        </w:r>
        <w:r w:rsidR="005F39E4">
          <w:rPr>
            <w:noProof/>
            <w:webHidden/>
          </w:rPr>
          <w:fldChar w:fldCharType="end"/>
        </w:r>
      </w:hyperlink>
    </w:p>
    <w:p w14:paraId="4D959321" w14:textId="241258A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51" w:history="1">
        <w:r w:rsidR="005F39E4" w:rsidRPr="007E269E">
          <w:rPr>
            <w:rStyle w:val="Hyperlink"/>
            <w:noProof/>
          </w:rPr>
          <w:t>9.3.1 CSV Output Files</w:t>
        </w:r>
        <w:r w:rsidR="005F39E4">
          <w:rPr>
            <w:noProof/>
            <w:webHidden/>
          </w:rPr>
          <w:tab/>
        </w:r>
        <w:r w:rsidR="005F39E4">
          <w:rPr>
            <w:noProof/>
            <w:webHidden/>
          </w:rPr>
          <w:fldChar w:fldCharType="begin"/>
        </w:r>
        <w:r w:rsidR="005F39E4">
          <w:rPr>
            <w:noProof/>
            <w:webHidden/>
          </w:rPr>
          <w:instrText xml:space="preserve"> PAGEREF _Toc72734951 \h </w:instrText>
        </w:r>
        <w:r w:rsidR="005F39E4">
          <w:rPr>
            <w:noProof/>
            <w:webHidden/>
          </w:rPr>
        </w:r>
        <w:r w:rsidR="005F39E4">
          <w:rPr>
            <w:noProof/>
            <w:webHidden/>
          </w:rPr>
          <w:fldChar w:fldCharType="separate"/>
        </w:r>
        <w:r w:rsidR="005F39E4">
          <w:rPr>
            <w:noProof/>
            <w:webHidden/>
          </w:rPr>
          <w:t>148</w:t>
        </w:r>
        <w:r w:rsidR="005F39E4">
          <w:rPr>
            <w:noProof/>
            <w:webHidden/>
          </w:rPr>
          <w:fldChar w:fldCharType="end"/>
        </w:r>
      </w:hyperlink>
    </w:p>
    <w:p w14:paraId="7E3A3885" w14:textId="65A7E3DC"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52" w:history="1">
        <w:r w:rsidR="005F39E4" w:rsidRPr="007E269E">
          <w:rPr>
            <w:rStyle w:val="Hyperlink"/>
            <w:noProof/>
          </w:rPr>
          <w:t>9.3.2 Non-CSV Output Files</w:t>
        </w:r>
        <w:r w:rsidR="005F39E4">
          <w:rPr>
            <w:noProof/>
            <w:webHidden/>
          </w:rPr>
          <w:tab/>
        </w:r>
        <w:r w:rsidR="005F39E4">
          <w:rPr>
            <w:noProof/>
            <w:webHidden/>
          </w:rPr>
          <w:fldChar w:fldCharType="begin"/>
        </w:r>
        <w:r w:rsidR="005F39E4">
          <w:rPr>
            <w:noProof/>
            <w:webHidden/>
          </w:rPr>
          <w:instrText xml:space="preserve"> PAGEREF _Toc72734952 \h </w:instrText>
        </w:r>
        <w:r w:rsidR="005F39E4">
          <w:rPr>
            <w:noProof/>
            <w:webHidden/>
          </w:rPr>
        </w:r>
        <w:r w:rsidR="005F39E4">
          <w:rPr>
            <w:noProof/>
            <w:webHidden/>
          </w:rPr>
          <w:fldChar w:fldCharType="separate"/>
        </w:r>
        <w:r w:rsidR="005F39E4">
          <w:rPr>
            <w:noProof/>
            <w:webHidden/>
          </w:rPr>
          <w:t>150</w:t>
        </w:r>
        <w:r w:rsidR="005F39E4">
          <w:rPr>
            <w:noProof/>
            <w:webHidden/>
          </w:rPr>
          <w:fldChar w:fldCharType="end"/>
        </w:r>
      </w:hyperlink>
    </w:p>
    <w:p w14:paraId="1A9736DC" w14:textId="377FE62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53" w:history="1">
        <w:r w:rsidR="005F39E4" w:rsidRPr="007E269E">
          <w:rPr>
            <w:rStyle w:val="Hyperlink"/>
            <w:noProof/>
          </w:rPr>
          <w:t>9.4 Summary of Control Variables</w:t>
        </w:r>
        <w:r w:rsidR="005F39E4">
          <w:rPr>
            <w:noProof/>
            <w:webHidden/>
          </w:rPr>
          <w:tab/>
        </w:r>
        <w:r w:rsidR="005F39E4">
          <w:rPr>
            <w:noProof/>
            <w:webHidden/>
          </w:rPr>
          <w:fldChar w:fldCharType="begin"/>
        </w:r>
        <w:r w:rsidR="005F39E4">
          <w:rPr>
            <w:noProof/>
            <w:webHidden/>
          </w:rPr>
          <w:instrText xml:space="preserve"> PAGEREF _Toc72734953 \h </w:instrText>
        </w:r>
        <w:r w:rsidR="005F39E4">
          <w:rPr>
            <w:noProof/>
            <w:webHidden/>
          </w:rPr>
        </w:r>
        <w:r w:rsidR="005F39E4">
          <w:rPr>
            <w:noProof/>
            <w:webHidden/>
          </w:rPr>
          <w:fldChar w:fldCharType="separate"/>
        </w:r>
        <w:r w:rsidR="005F39E4">
          <w:rPr>
            <w:noProof/>
            <w:webHidden/>
          </w:rPr>
          <w:t>150</w:t>
        </w:r>
        <w:r w:rsidR="005F39E4">
          <w:rPr>
            <w:noProof/>
            <w:webHidden/>
          </w:rPr>
          <w:fldChar w:fldCharType="end"/>
        </w:r>
      </w:hyperlink>
    </w:p>
    <w:p w14:paraId="3620692B" w14:textId="4431ADE8"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954" w:history="1">
        <w:r w:rsidR="005F39E4" w:rsidRPr="007E269E">
          <w:rPr>
            <w:rStyle w:val="Hyperlink"/>
            <w:noProof/>
          </w:rPr>
          <w:t>10. PESTPP-SWP</w:t>
        </w:r>
        <w:r w:rsidR="005F39E4">
          <w:rPr>
            <w:noProof/>
            <w:webHidden/>
          </w:rPr>
          <w:tab/>
        </w:r>
        <w:r w:rsidR="005F39E4">
          <w:rPr>
            <w:noProof/>
            <w:webHidden/>
          </w:rPr>
          <w:fldChar w:fldCharType="begin"/>
        </w:r>
        <w:r w:rsidR="005F39E4">
          <w:rPr>
            <w:noProof/>
            <w:webHidden/>
          </w:rPr>
          <w:instrText xml:space="preserve"> PAGEREF _Toc72734954 \h </w:instrText>
        </w:r>
        <w:r w:rsidR="005F39E4">
          <w:rPr>
            <w:noProof/>
            <w:webHidden/>
          </w:rPr>
        </w:r>
        <w:r w:rsidR="005F39E4">
          <w:rPr>
            <w:noProof/>
            <w:webHidden/>
          </w:rPr>
          <w:fldChar w:fldCharType="separate"/>
        </w:r>
        <w:r w:rsidR="005F39E4">
          <w:rPr>
            <w:noProof/>
            <w:webHidden/>
          </w:rPr>
          <w:t>155</w:t>
        </w:r>
        <w:r w:rsidR="005F39E4">
          <w:rPr>
            <w:noProof/>
            <w:webHidden/>
          </w:rPr>
          <w:fldChar w:fldCharType="end"/>
        </w:r>
      </w:hyperlink>
    </w:p>
    <w:p w14:paraId="146F68E5" w14:textId="6C2DA2DF"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55" w:history="1">
        <w:r w:rsidR="005F39E4" w:rsidRPr="007E269E">
          <w:rPr>
            <w:rStyle w:val="Hyperlink"/>
            <w:noProof/>
          </w:rPr>
          <w:t>10.1 Introduction</w:t>
        </w:r>
        <w:r w:rsidR="005F39E4">
          <w:rPr>
            <w:noProof/>
            <w:webHidden/>
          </w:rPr>
          <w:tab/>
        </w:r>
        <w:r w:rsidR="005F39E4">
          <w:rPr>
            <w:noProof/>
            <w:webHidden/>
          </w:rPr>
          <w:fldChar w:fldCharType="begin"/>
        </w:r>
        <w:r w:rsidR="005F39E4">
          <w:rPr>
            <w:noProof/>
            <w:webHidden/>
          </w:rPr>
          <w:instrText xml:space="preserve"> PAGEREF _Toc72734955 \h </w:instrText>
        </w:r>
        <w:r w:rsidR="005F39E4">
          <w:rPr>
            <w:noProof/>
            <w:webHidden/>
          </w:rPr>
        </w:r>
        <w:r w:rsidR="005F39E4">
          <w:rPr>
            <w:noProof/>
            <w:webHidden/>
          </w:rPr>
          <w:fldChar w:fldCharType="separate"/>
        </w:r>
        <w:r w:rsidR="005F39E4">
          <w:rPr>
            <w:noProof/>
            <w:webHidden/>
          </w:rPr>
          <w:t>155</w:t>
        </w:r>
        <w:r w:rsidR="005F39E4">
          <w:rPr>
            <w:noProof/>
            <w:webHidden/>
          </w:rPr>
          <w:fldChar w:fldCharType="end"/>
        </w:r>
      </w:hyperlink>
    </w:p>
    <w:p w14:paraId="1117DD9B" w14:textId="3A1BA3D6"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56" w:history="1">
        <w:r w:rsidR="005F39E4" w:rsidRPr="007E269E">
          <w:rPr>
            <w:rStyle w:val="Hyperlink"/>
            <w:noProof/>
          </w:rPr>
          <w:t>10.2 Using PESTPP-SWP</w:t>
        </w:r>
        <w:r w:rsidR="005F39E4">
          <w:rPr>
            <w:noProof/>
            <w:webHidden/>
          </w:rPr>
          <w:tab/>
        </w:r>
        <w:r w:rsidR="005F39E4">
          <w:rPr>
            <w:noProof/>
            <w:webHidden/>
          </w:rPr>
          <w:fldChar w:fldCharType="begin"/>
        </w:r>
        <w:r w:rsidR="005F39E4">
          <w:rPr>
            <w:noProof/>
            <w:webHidden/>
          </w:rPr>
          <w:instrText xml:space="preserve"> PAGEREF _Toc72734956 \h </w:instrText>
        </w:r>
        <w:r w:rsidR="005F39E4">
          <w:rPr>
            <w:noProof/>
            <w:webHidden/>
          </w:rPr>
        </w:r>
        <w:r w:rsidR="005F39E4">
          <w:rPr>
            <w:noProof/>
            <w:webHidden/>
          </w:rPr>
          <w:fldChar w:fldCharType="separate"/>
        </w:r>
        <w:r w:rsidR="005F39E4">
          <w:rPr>
            <w:noProof/>
            <w:webHidden/>
          </w:rPr>
          <w:t>155</w:t>
        </w:r>
        <w:r w:rsidR="005F39E4">
          <w:rPr>
            <w:noProof/>
            <w:webHidden/>
          </w:rPr>
          <w:fldChar w:fldCharType="end"/>
        </w:r>
      </w:hyperlink>
    </w:p>
    <w:p w14:paraId="5B9D3090" w14:textId="1EC4908D"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57" w:history="1">
        <w:r w:rsidR="005F39E4" w:rsidRPr="007E269E">
          <w:rPr>
            <w:rStyle w:val="Hyperlink"/>
            <w:noProof/>
          </w:rPr>
          <w:t>10.3 Summary of Control Variables</w:t>
        </w:r>
        <w:r w:rsidR="005F39E4">
          <w:rPr>
            <w:noProof/>
            <w:webHidden/>
          </w:rPr>
          <w:tab/>
        </w:r>
        <w:r w:rsidR="005F39E4">
          <w:rPr>
            <w:noProof/>
            <w:webHidden/>
          </w:rPr>
          <w:fldChar w:fldCharType="begin"/>
        </w:r>
        <w:r w:rsidR="005F39E4">
          <w:rPr>
            <w:noProof/>
            <w:webHidden/>
          </w:rPr>
          <w:instrText xml:space="preserve"> PAGEREF _Toc72734957 \h </w:instrText>
        </w:r>
        <w:r w:rsidR="005F39E4">
          <w:rPr>
            <w:noProof/>
            <w:webHidden/>
          </w:rPr>
        </w:r>
        <w:r w:rsidR="005F39E4">
          <w:rPr>
            <w:noProof/>
            <w:webHidden/>
          </w:rPr>
          <w:fldChar w:fldCharType="separate"/>
        </w:r>
        <w:r w:rsidR="005F39E4">
          <w:rPr>
            <w:noProof/>
            <w:webHidden/>
          </w:rPr>
          <w:t>156</w:t>
        </w:r>
        <w:r w:rsidR="005F39E4">
          <w:rPr>
            <w:noProof/>
            <w:webHidden/>
          </w:rPr>
          <w:fldChar w:fldCharType="end"/>
        </w:r>
      </w:hyperlink>
    </w:p>
    <w:p w14:paraId="385CF96D" w14:textId="1A93424E" w:rsidR="005F39E4" w:rsidRDefault="00D40D02">
      <w:pPr>
        <w:pStyle w:val="TOC1"/>
        <w:tabs>
          <w:tab w:val="left" w:pos="576"/>
          <w:tab w:val="right" w:leader="dot" w:pos="9016"/>
        </w:tabs>
        <w:rPr>
          <w:rFonts w:asciiTheme="minorHAnsi" w:eastAsiaTheme="minorEastAsia" w:hAnsiTheme="minorHAnsi" w:cstheme="minorBidi"/>
          <w:noProof/>
          <w:szCs w:val="24"/>
          <w:lang w:eastAsia="en-US"/>
        </w:rPr>
      </w:pPr>
      <w:hyperlink w:anchor="_Toc72734958" w:history="1">
        <w:r w:rsidR="005F39E4" w:rsidRPr="007E269E">
          <w:rPr>
            <w:rStyle w:val="Hyperlink"/>
            <w:noProof/>
          </w:rPr>
          <w:t>11.</w:t>
        </w:r>
        <w:r w:rsidR="005F39E4">
          <w:rPr>
            <w:rFonts w:asciiTheme="minorHAnsi" w:eastAsiaTheme="minorEastAsia" w:hAnsiTheme="minorHAnsi" w:cstheme="minorBidi"/>
            <w:noProof/>
            <w:szCs w:val="24"/>
            <w:lang w:eastAsia="en-US"/>
          </w:rPr>
          <w:tab/>
        </w:r>
        <w:r w:rsidR="005F39E4" w:rsidRPr="007E269E">
          <w:rPr>
            <w:rStyle w:val="Hyperlink"/>
            <w:noProof/>
          </w:rPr>
          <w:t>PESTPP-PSO</w:t>
        </w:r>
        <w:r w:rsidR="005F39E4">
          <w:rPr>
            <w:noProof/>
            <w:webHidden/>
          </w:rPr>
          <w:tab/>
        </w:r>
        <w:r w:rsidR="005F39E4">
          <w:rPr>
            <w:noProof/>
            <w:webHidden/>
          </w:rPr>
          <w:fldChar w:fldCharType="begin"/>
        </w:r>
        <w:r w:rsidR="005F39E4">
          <w:rPr>
            <w:noProof/>
            <w:webHidden/>
          </w:rPr>
          <w:instrText xml:space="preserve"> PAGEREF _Toc72734958 \h </w:instrText>
        </w:r>
        <w:r w:rsidR="005F39E4">
          <w:rPr>
            <w:noProof/>
            <w:webHidden/>
          </w:rPr>
        </w:r>
        <w:r w:rsidR="005F39E4">
          <w:rPr>
            <w:noProof/>
            <w:webHidden/>
          </w:rPr>
          <w:fldChar w:fldCharType="separate"/>
        </w:r>
        <w:r w:rsidR="005F39E4">
          <w:rPr>
            <w:noProof/>
            <w:webHidden/>
          </w:rPr>
          <w:t>158</w:t>
        </w:r>
        <w:r w:rsidR="005F39E4">
          <w:rPr>
            <w:noProof/>
            <w:webHidden/>
          </w:rPr>
          <w:fldChar w:fldCharType="end"/>
        </w:r>
      </w:hyperlink>
    </w:p>
    <w:p w14:paraId="61D9A0C3" w14:textId="465EE443"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59" w:history="1">
        <w:r w:rsidR="005F39E4" w:rsidRPr="007E269E">
          <w:rPr>
            <w:rStyle w:val="Hyperlink"/>
            <w:noProof/>
          </w:rPr>
          <w:t>11.1 Introduction</w:t>
        </w:r>
        <w:r w:rsidR="005F39E4">
          <w:rPr>
            <w:noProof/>
            <w:webHidden/>
          </w:rPr>
          <w:tab/>
        </w:r>
        <w:r w:rsidR="005F39E4">
          <w:rPr>
            <w:noProof/>
            <w:webHidden/>
          </w:rPr>
          <w:fldChar w:fldCharType="begin"/>
        </w:r>
        <w:r w:rsidR="005F39E4">
          <w:rPr>
            <w:noProof/>
            <w:webHidden/>
          </w:rPr>
          <w:instrText xml:space="preserve"> PAGEREF _Toc72734959 \h </w:instrText>
        </w:r>
        <w:r w:rsidR="005F39E4">
          <w:rPr>
            <w:noProof/>
            <w:webHidden/>
          </w:rPr>
        </w:r>
        <w:r w:rsidR="005F39E4">
          <w:rPr>
            <w:noProof/>
            <w:webHidden/>
          </w:rPr>
          <w:fldChar w:fldCharType="separate"/>
        </w:r>
        <w:r w:rsidR="005F39E4">
          <w:rPr>
            <w:noProof/>
            <w:webHidden/>
          </w:rPr>
          <w:t>158</w:t>
        </w:r>
        <w:r w:rsidR="005F39E4">
          <w:rPr>
            <w:noProof/>
            <w:webHidden/>
          </w:rPr>
          <w:fldChar w:fldCharType="end"/>
        </w:r>
      </w:hyperlink>
    </w:p>
    <w:p w14:paraId="74F954B2" w14:textId="0C6B2307" w:rsidR="005F39E4" w:rsidRDefault="00D40D02">
      <w:pPr>
        <w:pStyle w:val="TOC3"/>
        <w:tabs>
          <w:tab w:val="left" w:pos="1440"/>
          <w:tab w:val="right" w:leader="dot" w:pos="9016"/>
        </w:tabs>
        <w:rPr>
          <w:rFonts w:asciiTheme="minorHAnsi" w:eastAsiaTheme="minorEastAsia" w:hAnsiTheme="minorHAnsi" w:cstheme="minorBidi"/>
          <w:noProof/>
          <w:szCs w:val="24"/>
          <w:lang w:eastAsia="en-US"/>
        </w:rPr>
      </w:pPr>
      <w:hyperlink w:anchor="_Toc72734960" w:history="1">
        <w:r w:rsidR="005F39E4" w:rsidRPr="007E269E">
          <w:rPr>
            <w:rStyle w:val="Hyperlink"/>
            <w:noProof/>
          </w:rPr>
          <w:t>11.1.1</w:t>
        </w:r>
        <w:r w:rsidR="005F39E4">
          <w:rPr>
            <w:rFonts w:asciiTheme="minorHAnsi" w:eastAsiaTheme="minorEastAsia" w:hAnsiTheme="minorHAnsi" w:cstheme="minorBidi"/>
            <w:noProof/>
            <w:szCs w:val="24"/>
            <w:lang w:eastAsia="en-US"/>
          </w:rPr>
          <w:tab/>
        </w:r>
        <w:r w:rsidR="005F39E4" w:rsidRPr="007E269E">
          <w:rPr>
            <w:rStyle w:val="Hyperlink"/>
            <w:noProof/>
          </w:rPr>
          <w:t>Publications and Overview</w:t>
        </w:r>
        <w:r w:rsidR="005F39E4">
          <w:rPr>
            <w:noProof/>
            <w:webHidden/>
          </w:rPr>
          <w:tab/>
        </w:r>
        <w:r w:rsidR="005F39E4">
          <w:rPr>
            <w:noProof/>
            <w:webHidden/>
          </w:rPr>
          <w:fldChar w:fldCharType="begin"/>
        </w:r>
        <w:r w:rsidR="005F39E4">
          <w:rPr>
            <w:noProof/>
            <w:webHidden/>
          </w:rPr>
          <w:instrText xml:space="preserve"> PAGEREF _Toc72734960 \h </w:instrText>
        </w:r>
        <w:r w:rsidR="005F39E4">
          <w:rPr>
            <w:noProof/>
            <w:webHidden/>
          </w:rPr>
        </w:r>
        <w:r w:rsidR="005F39E4">
          <w:rPr>
            <w:noProof/>
            <w:webHidden/>
          </w:rPr>
          <w:fldChar w:fldCharType="separate"/>
        </w:r>
        <w:r w:rsidR="005F39E4">
          <w:rPr>
            <w:noProof/>
            <w:webHidden/>
          </w:rPr>
          <w:t>158</w:t>
        </w:r>
        <w:r w:rsidR="005F39E4">
          <w:rPr>
            <w:noProof/>
            <w:webHidden/>
          </w:rPr>
          <w:fldChar w:fldCharType="end"/>
        </w:r>
      </w:hyperlink>
    </w:p>
    <w:p w14:paraId="1C33142C" w14:textId="72D4CFD4" w:rsidR="005F39E4" w:rsidRDefault="00D40D02">
      <w:pPr>
        <w:pStyle w:val="TOC3"/>
        <w:tabs>
          <w:tab w:val="left" w:pos="1440"/>
          <w:tab w:val="right" w:leader="dot" w:pos="9016"/>
        </w:tabs>
        <w:rPr>
          <w:rFonts w:asciiTheme="minorHAnsi" w:eastAsiaTheme="minorEastAsia" w:hAnsiTheme="minorHAnsi" w:cstheme="minorBidi"/>
          <w:noProof/>
          <w:szCs w:val="24"/>
          <w:lang w:eastAsia="en-US"/>
        </w:rPr>
      </w:pPr>
      <w:hyperlink w:anchor="_Toc72734961" w:history="1">
        <w:r w:rsidR="005F39E4" w:rsidRPr="007E269E">
          <w:rPr>
            <w:rStyle w:val="Hyperlink"/>
            <w:noProof/>
          </w:rPr>
          <w:t>1.1.1</w:t>
        </w:r>
        <w:r w:rsidR="005F39E4">
          <w:rPr>
            <w:rFonts w:asciiTheme="minorHAnsi" w:eastAsiaTheme="minorEastAsia" w:hAnsiTheme="minorHAnsi" w:cstheme="minorBidi"/>
            <w:noProof/>
            <w:szCs w:val="24"/>
            <w:lang w:eastAsia="en-US"/>
          </w:rPr>
          <w:tab/>
        </w:r>
        <w:r w:rsidR="005F39E4" w:rsidRPr="007E269E">
          <w:rPr>
            <w:rStyle w:val="Hyperlink"/>
            <w:noProof/>
          </w:rPr>
          <w:t>Basic Single-Objective Particle Swarm Optimization</w:t>
        </w:r>
        <w:r w:rsidR="005F39E4">
          <w:rPr>
            <w:noProof/>
            <w:webHidden/>
          </w:rPr>
          <w:tab/>
        </w:r>
        <w:r w:rsidR="005F39E4">
          <w:rPr>
            <w:noProof/>
            <w:webHidden/>
          </w:rPr>
          <w:fldChar w:fldCharType="begin"/>
        </w:r>
        <w:r w:rsidR="005F39E4">
          <w:rPr>
            <w:noProof/>
            <w:webHidden/>
          </w:rPr>
          <w:instrText xml:space="preserve"> PAGEREF _Toc72734961 \h </w:instrText>
        </w:r>
        <w:r w:rsidR="005F39E4">
          <w:rPr>
            <w:noProof/>
            <w:webHidden/>
          </w:rPr>
        </w:r>
        <w:r w:rsidR="005F39E4">
          <w:rPr>
            <w:noProof/>
            <w:webHidden/>
          </w:rPr>
          <w:fldChar w:fldCharType="separate"/>
        </w:r>
        <w:r w:rsidR="005F39E4">
          <w:rPr>
            <w:noProof/>
            <w:webHidden/>
          </w:rPr>
          <w:t>160</w:t>
        </w:r>
        <w:r w:rsidR="005F39E4">
          <w:rPr>
            <w:noProof/>
            <w:webHidden/>
          </w:rPr>
          <w:fldChar w:fldCharType="end"/>
        </w:r>
      </w:hyperlink>
    </w:p>
    <w:p w14:paraId="6E9997D9" w14:textId="0986B2B7" w:rsidR="005F39E4" w:rsidRDefault="00D40D02">
      <w:pPr>
        <w:pStyle w:val="TOC3"/>
        <w:tabs>
          <w:tab w:val="left" w:pos="1440"/>
          <w:tab w:val="right" w:leader="dot" w:pos="9016"/>
        </w:tabs>
        <w:rPr>
          <w:rFonts w:asciiTheme="minorHAnsi" w:eastAsiaTheme="minorEastAsia" w:hAnsiTheme="minorHAnsi" w:cstheme="minorBidi"/>
          <w:noProof/>
          <w:szCs w:val="24"/>
          <w:lang w:eastAsia="en-US"/>
        </w:rPr>
      </w:pPr>
      <w:hyperlink w:anchor="_Toc72734962" w:history="1">
        <w:r w:rsidR="005F39E4" w:rsidRPr="007E269E">
          <w:rPr>
            <w:rStyle w:val="Hyperlink"/>
            <w:noProof/>
          </w:rPr>
          <w:t>11.1.2</w:t>
        </w:r>
        <w:r w:rsidR="005F39E4">
          <w:rPr>
            <w:rFonts w:asciiTheme="minorHAnsi" w:eastAsiaTheme="minorEastAsia" w:hAnsiTheme="minorHAnsi" w:cstheme="minorBidi"/>
            <w:noProof/>
            <w:szCs w:val="24"/>
            <w:lang w:eastAsia="en-US"/>
          </w:rPr>
          <w:tab/>
        </w:r>
        <w:r w:rsidR="005F39E4" w:rsidRPr="007E269E">
          <w:rPr>
            <w:rStyle w:val="Hyperlink"/>
            <w:noProof/>
          </w:rPr>
          <w:t>Multi-Objective Particle Swarm optimization</w:t>
        </w:r>
        <w:r w:rsidR="005F39E4">
          <w:rPr>
            <w:noProof/>
            <w:webHidden/>
          </w:rPr>
          <w:tab/>
        </w:r>
        <w:r w:rsidR="005F39E4">
          <w:rPr>
            <w:noProof/>
            <w:webHidden/>
          </w:rPr>
          <w:fldChar w:fldCharType="begin"/>
        </w:r>
        <w:r w:rsidR="005F39E4">
          <w:rPr>
            <w:noProof/>
            <w:webHidden/>
          </w:rPr>
          <w:instrText xml:space="preserve"> PAGEREF _Toc72734962 \h </w:instrText>
        </w:r>
        <w:r w:rsidR="005F39E4">
          <w:rPr>
            <w:noProof/>
            <w:webHidden/>
          </w:rPr>
        </w:r>
        <w:r w:rsidR="005F39E4">
          <w:rPr>
            <w:noProof/>
            <w:webHidden/>
          </w:rPr>
          <w:fldChar w:fldCharType="separate"/>
        </w:r>
        <w:r w:rsidR="005F39E4">
          <w:rPr>
            <w:noProof/>
            <w:webHidden/>
          </w:rPr>
          <w:t>161</w:t>
        </w:r>
        <w:r w:rsidR="005F39E4">
          <w:rPr>
            <w:noProof/>
            <w:webHidden/>
          </w:rPr>
          <w:fldChar w:fldCharType="end"/>
        </w:r>
      </w:hyperlink>
    </w:p>
    <w:p w14:paraId="1563650F" w14:textId="5CC52C68" w:rsidR="005F39E4" w:rsidRDefault="00D40D02">
      <w:pPr>
        <w:pStyle w:val="TOC3"/>
        <w:tabs>
          <w:tab w:val="left" w:pos="1440"/>
          <w:tab w:val="right" w:leader="dot" w:pos="9016"/>
        </w:tabs>
        <w:rPr>
          <w:rFonts w:asciiTheme="minorHAnsi" w:eastAsiaTheme="minorEastAsia" w:hAnsiTheme="minorHAnsi" w:cstheme="minorBidi"/>
          <w:noProof/>
          <w:szCs w:val="24"/>
          <w:lang w:eastAsia="en-US"/>
        </w:rPr>
      </w:pPr>
      <w:hyperlink w:anchor="_Toc72734963" w:history="1">
        <w:r w:rsidR="005F39E4" w:rsidRPr="007E269E">
          <w:rPr>
            <w:rStyle w:val="Hyperlink"/>
            <w:noProof/>
          </w:rPr>
          <w:t>11.1.3</w:t>
        </w:r>
        <w:r w:rsidR="005F39E4">
          <w:rPr>
            <w:rFonts w:asciiTheme="minorHAnsi" w:eastAsiaTheme="minorEastAsia" w:hAnsiTheme="minorHAnsi" w:cstheme="minorBidi"/>
            <w:noProof/>
            <w:szCs w:val="24"/>
            <w:lang w:eastAsia="en-US"/>
          </w:rPr>
          <w:tab/>
        </w:r>
        <w:r w:rsidR="005F39E4" w:rsidRPr="007E269E">
          <w:rPr>
            <w:rStyle w:val="Hyperlink"/>
            <w:noProof/>
          </w:rPr>
          <w:t>Decision Variable Transformations</w:t>
        </w:r>
        <w:r w:rsidR="005F39E4">
          <w:rPr>
            <w:noProof/>
            <w:webHidden/>
          </w:rPr>
          <w:tab/>
        </w:r>
        <w:r w:rsidR="005F39E4">
          <w:rPr>
            <w:noProof/>
            <w:webHidden/>
          </w:rPr>
          <w:fldChar w:fldCharType="begin"/>
        </w:r>
        <w:r w:rsidR="005F39E4">
          <w:rPr>
            <w:noProof/>
            <w:webHidden/>
          </w:rPr>
          <w:instrText xml:space="preserve"> PAGEREF _Toc72734963 \h </w:instrText>
        </w:r>
        <w:r w:rsidR="005F39E4">
          <w:rPr>
            <w:noProof/>
            <w:webHidden/>
          </w:rPr>
        </w:r>
        <w:r w:rsidR="005F39E4">
          <w:rPr>
            <w:noProof/>
            <w:webHidden/>
          </w:rPr>
          <w:fldChar w:fldCharType="separate"/>
        </w:r>
        <w:r w:rsidR="005F39E4">
          <w:rPr>
            <w:noProof/>
            <w:webHidden/>
          </w:rPr>
          <w:t>162</w:t>
        </w:r>
        <w:r w:rsidR="005F39E4">
          <w:rPr>
            <w:noProof/>
            <w:webHidden/>
          </w:rPr>
          <w:fldChar w:fldCharType="end"/>
        </w:r>
      </w:hyperlink>
    </w:p>
    <w:p w14:paraId="2128A26E" w14:textId="01C725CE" w:rsidR="005F39E4" w:rsidRDefault="00D40D02">
      <w:pPr>
        <w:pStyle w:val="TOC2"/>
        <w:tabs>
          <w:tab w:val="left" w:pos="960"/>
          <w:tab w:val="right" w:leader="dot" w:pos="9016"/>
        </w:tabs>
        <w:rPr>
          <w:rFonts w:asciiTheme="minorHAnsi" w:eastAsiaTheme="minorEastAsia" w:hAnsiTheme="minorHAnsi" w:cstheme="minorBidi"/>
          <w:noProof/>
          <w:szCs w:val="24"/>
          <w:lang w:eastAsia="en-US"/>
        </w:rPr>
      </w:pPr>
      <w:hyperlink w:anchor="_Toc72734964" w:history="1">
        <w:r w:rsidR="005F39E4" w:rsidRPr="007E269E">
          <w:rPr>
            <w:rStyle w:val="Hyperlink"/>
            <w:noProof/>
          </w:rPr>
          <w:t>11.2</w:t>
        </w:r>
        <w:r w:rsidR="005F39E4">
          <w:rPr>
            <w:rFonts w:asciiTheme="minorHAnsi" w:eastAsiaTheme="minorEastAsia" w:hAnsiTheme="minorHAnsi" w:cstheme="minorBidi"/>
            <w:noProof/>
            <w:szCs w:val="24"/>
            <w:lang w:eastAsia="en-US"/>
          </w:rPr>
          <w:tab/>
        </w:r>
        <w:r w:rsidR="005F39E4" w:rsidRPr="007E269E">
          <w:rPr>
            <w:rStyle w:val="Hyperlink"/>
            <w:noProof/>
          </w:rPr>
          <w:t>Using PESTPP-PSO</w:t>
        </w:r>
        <w:r w:rsidR="005F39E4">
          <w:rPr>
            <w:noProof/>
            <w:webHidden/>
          </w:rPr>
          <w:tab/>
        </w:r>
        <w:r w:rsidR="005F39E4">
          <w:rPr>
            <w:noProof/>
            <w:webHidden/>
          </w:rPr>
          <w:fldChar w:fldCharType="begin"/>
        </w:r>
        <w:r w:rsidR="005F39E4">
          <w:rPr>
            <w:noProof/>
            <w:webHidden/>
          </w:rPr>
          <w:instrText xml:space="preserve"> PAGEREF _Toc72734964 \h </w:instrText>
        </w:r>
        <w:r w:rsidR="005F39E4">
          <w:rPr>
            <w:noProof/>
            <w:webHidden/>
          </w:rPr>
        </w:r>
        <w:r w:rsidR="005F39E4">
          <w:rPr>
            <w:noProof/>
            <w:webHidden/>
          </w:rPr>
          <w:fldChar w:fldCharType="separate"/>
        </w:r>
        <w:r w:rsidR="005F39E4">
          <w:rPr>
            <w:noProof/>
            <w:webHidden/>
          </w:rPr>
          <w:t>162</w:t>
        </w:r>
        <w:r w:rsidR="005F39E4">
          <w:rPr>
            <w:noProof/>
            <w:webHidden/>
          </w:rPr>
          <w:fldChar w:fldCharType="end"/>
        </w:r>
      </w:hyperlink>
    </w:p>
    <w:p w14:paraId="2EEC0F5B" w14:textId="723FF2ED" w:rsidR="005F39E4" w:rsidRDefault="00D40D02">
      <w:pPr>
        <w:pStyle w:val="TOC3"/>
        <w:tabs>
          <w:tab w:val="left" w:pos="1440"/>
          <w:tab w:val="right" w:leader="dot" w:pos="9016"/>
        </w:tabs>
        <w:rPr>
          <w:rFonts w:asciiTheme="minorHAnsi" w:eastAsiaTheme="minorEastAsia" w:hAnsiTheme="minorHAnsi" w:cstheme="minorBidi"/>
          <w:noProof/>
          <w:szCs w:val="24"/>
          <w:lang w:eastAsia="en-US"/>
        </w:rPr>
      </w:pPr>
      <w:hyperlink w:anchor="_Toc72734965" w:history="1">
        <w:r w:rsidR="005F39E4" w:rsidRPr="007E269E">
          <w:rPr>
            <w:rStyle w:val="Hyperlink"/>
            <w:noProof/>
          </w:rPr>
          <w:t>11.2.1</w:t>
        </w:r>
        <w:r w:rsidR="005F39E4">
          <w:rPr>
            <w:rFonts w:asciiTheme="minorHAnsi" w:eastAsiaTheme="minorEastAsia" w:hAnsiTheme="minorHAnsi" w:cstheme="minorBidi"/>
            <w:noProof/>
            <w:szCs w:val="24"/>
            <w:lang w:eastAsia="en-US"/>
          </w:rPr>
          <w:tab/>
        </w:r>
        <w:r w:rsidR="005F39E4" w:rsidRPr="007E269E">
          <w:rPr>
            <w:rStyle w:val="Hyperlink"/>
            <w:noProof/>
          </w:rPr>
          <w:t>General</w:t>
        </w:r>
        <w:r w:rsidR="005F39E4">
          <w:rPr>
            <w:noProof/>
            <w:webHidden/>
          </w:rPr>
          <w:tab/>
        </w:r>
        <w:r w:rsidR="005F39E4">
          <w:rPr>
            <w:noProof/>
            <w:webHidden/>
          </w:rPr>
          <w:fldChar w:fldCharType="begin"/>
        </w:r>
        <w:r w:rsidR="005F39E4">
          <w:rPr>
            <w:noProof/>
            <w:webHidden/>
          </w:rPr>
          <w:instrText xml:space="preserve"> PAGEREF _Toc72734965 \h </w:instrText>
        </w:r>
        <w:r w:rsidR="005F39E4">
          <w:rPr>
            <w:noProof/>
            <w:webHidden/>
          </w:rPr>
        </w:r>
        <w:r w:rsidR="005F39E4">
          <w:rPr>
            <w:noProof/>
            <w:webHidden/>
          </w:rPr>
          <w:fldChar w:fldCharType="separate"/>
        </w:r>
        <w:r w:rsidR="005F39E4">
          <w:rPr>
            <w:noProof/>
            <w:webHidden/>
          </w:rPr>
          <w:t>162</w:t>
        </w:r>
        <w:r w:rsidR="005F39E4">
          <w:rPr>
            <w:noProof/>
            <w:webHidden/>
          </w:rPr>
          <w:fldChar w:fldCharType="end"/>
        </w:r>
      </w:hyperlink>
    </w:p>
    <w:p w14:paraId="3115F525" w14:textId="625C23A8" w:rsidR="005F39E4" w:rsidRDefault="00D40D02">
      <w:pPr>
        <w:pStyle w:val="TOC3"/>
        <w:tabs>
          <w:tab w:val="left" w:pos="1440"/>
          <w:tab w:val="right" w:leader="dot" w:pos="9016"/>
        </w:tabs>
        <w:rPr>
          <w:rFonts w:asciiTheme="minorHAnsi" w:eastAsiaTheme="minorEastAsia" w:hAnsiTheme="minorHAnsi" w:cstheme="minorBidi"/>
          <w:noProof/>
          <w:szCs w:val="24"/>
          <w:lang w:eastAsia="en-US"/>
        </w:rPr>
      </w:pPr>
      <w:hyperlink w:anchor="_Toc72734966" w:history="1">
        <w:r w:rsidR="005F39E4" w:rsidRPr="007E269E">
          <w:rPr>
            <w:rStyle w:val="Hyperlink"/>
            <w:noProof/>
          </w:rPr>
          <w:t>11.2.2</w:t>
        </w:r>
        <w:r w:rsidR="005F39E4">
          <w:rPr>
            <w:rFonts w:asciiTheme="minorHAnsi" w:eastAsiaTheme="minorEastAsia" w:hAnsiTheme="minorHAnsi" w:cstheme="minorBidi"/>
            <w:noProof/>
            <w:szCs w:val="24"/>
            <w:lang w:eastAsia="en-US"/>
          </w:rPr>
          <w:tab/>
        </w:r>
        <w:r w:rsidR="005F39E4" w:rsidRPr="007E269E">
          <w:rPr>
            <w:rStyle w:val="Hyperlink"/>
            <w:noProof/>
          </w:rPr>
          <w:t>Estimation Mode</w:t>
        </w:r>
        <w:r w:rsidR="005F39E4">
          <w:rPr>
            <w:noProof/>
            <w:webHidden/>
          </w:rPr>
          <w:tab/>
        </w:r>
        <w:r w:rsidR="005F39E4">
          <w:rPr>
            <w:noProof/>
            <w:webHidden/>
          </w:rPr>
          <w:fldChar w:fldCharType="begin"/>
        </w:r>
        <w:r w:rsidR="005F39E4">
          <w:rPr>
            <w:noProof/>
            <w:webHidden/>
          </w:rPr>
          <w:instrText xml:space="preserve"> PAGEREF _Toc72734966 \h </w:instrText>
        </w:r>
        <w:r w:rsidR="005F39E4">
          <w:rPr>
            <w:noProof/>
            <w:webHidden/>
          </w:rPr>
        </w:r>
        <w:r w:rsidR="005F39E4">
          <w:rPr>
            <w:noProof/>
            <w:webHidden/>
          </w:rPr>
          <w:fldChar w:fldCharType="separate"/>
        </w:r>
        <w:r w:rsidR="005F39E4">
          <w:rPr>
            <w:noProof/>
            <w:webHidden/>
          </w:rPr>
          <w:t>164</w:t>
        </w:r>
        <w:r w:rsidR="005F39E4">
          <w:rPr>
            <w:noProof/>
            <w:webHidden/>
          </w:rPr>
          <w:fldChar w:fldCharType="end"/>
        </w:r>
      </w:hyperlink>
    </w:p>
    <w:p w14:paraId="326A532D" w14:textId="477AD3A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67" w:history="1">
        <w:r w:rsidR="005F39E4" w:rsidRPr="007E269E">
          <w:rPr>
            <w:rStyle w:val="Hyperlink"/>
            <w:noProof/>
          </w:rPr>
          <w:t>11.2.3.   Pareto mode</w:t>
        </w:r>
        <w:r w:rsidR="005F39E4">
          <w:rPr>
            <w:noProof/>
            <w:webHidden/>
          </w:rPr>
          <w:tab/>
        </w:r>
        <w:r w:rsidR="005F39E4">
          <w:rPr>
            <w:noProof/>
            <w:webHidden/>
          </w:rPr>
          <w:fldChar w:fldCharType="begin"/>
        </w:r>
        <w:r w:rsidR="005F39E4">
          <w:rPr>
            <w:noProof/>
            <w:webHidden/>
          </w:rPr>
          <w:instrText xml:space="preserve"> PAGEREF _Toc72734967 \h </w:instrText>
        </w:r>
        <w:r w:rsidR="005F39E4">
          <w:rPr>
            <w:noProof/>
            <w:webHidden/>
          </w:rPr>
        </w:r>
        <w:r w:rsidR="005F39E4">
          <w:rPr>
            <w:noProof/>
            <w:webHidden/>
          </w:rPr>
          <w:fldChar w:fldCharType="separate"/>
        </w:r>
        <w:r w:rsidR="005F39E4">
          <w:rPr>
            <w:noProof/>
            <w:webHidden/>
          </w:rPr>
          <w:t>168</w:t>
        </w:r>
        <w:r w:rsidR="005F39E4">
          <w:rPr>
            <w:noProof/>
            <w:webHidden/>
          </w:rPr>
          <w:fldChar w:fldCharType="end"/>
        </w:r>
      </w:hyperlink>
    </w:p>
    <w:p w14:paraId="3405AACF" w14:textId="71F26896" w:rsidR="005F39E4" w:rsidRDefault="00D40D02">
      <w:pPr>
        <w:pStyle w:val="TOC3"/>
        <w:tabs>
          <w:tab w:val="left" w:pos="1440"/>
          <w:tab w:val="right" w:leader="dot" w:pos="9016"/>
        </w:tabs>
        <w:rPr>
          <w:rFonts w:asciiTheme="minorHAnsi" w:eastAsiaTheme="minorEastAsia" w:hAnsiTheme="minorHAnsi" w:cstheme="minorBidi"/>
          <w:noProof/>
          <w:szCs w:val="24"/>
          <w:lang w:eastAsia="en-US"/>
        </w:rPr>
      </w:pPr>
      <w:hyperlink w:anchor="_Toc72734968" w:history="1">
        <w:r w:rsidR="005F39E4" w:rsidRPr="007E269E">
          <w:rPr>
            <w:rStyle w:val="Hyperlink"/>
            <w:noProof/>
          </w:rPr>
          <w:t>11.2.3</w:t>
        </w:r>
        <w:r w:rsidR="005F39E4">
          <w:rPr>
            <w:rFonts w:asciiTheme="minorHAnsi" w:eastAsiaTheme="minorEastAsia" w:hAnsiTheme="minorHAnsi" w:cstheme="minorBidi"/>
            <w:noProof/>
            <w:szCs w:val="24"/>
            <w:lang w:eastAsia="en-US"/>
          </w:rPr>
          <w:tab/>
        </w:r>
        <w:r w:rsidR="005F39E4" w:rsidRPr="007E269E">
          <w:rPr>
            <w:rStyle w:val="Hyperlink"/>
            <w:noProof/>
          </w:rPr>
          <w:t>PESTPP-PSO External Initial-Swarm File</w:t>
        </w:r>
        <w:r w:rsidR="005F39E4">
          <w:rPr>
            <w:noProof/>
            <w:webHidden/>
          </w:rPr>
          <w:tab/>
        </w:r>
        <w:r w:rsidR="005F39E4">
          <w:rPr>
            <w:noProof/>
            <w:webHidden/>
          </w:rPr>
          <w:fldChar w:fldCharType="begin"/>
        </w:r>
        <w:r w:rsidR="005F39E4">
          <w:rPr>
            <w:noProof/>
            <w:webHidden/>
          </w:rPr>
          <w:instrText xml:space="preserve"> PAGEREF _Toc72734968 \h </w:instrText>
        </w:r>
        <w:r w:rsidR="005F39E4">
          <w:rPr>
            <w:noProof/>
            <w:webHidden/>
          </w:rPr>
        </w:r>
        <w:r w:rsidR="005F39E4">
          <w:rPr>
            <w:noProof/>
            <w:webHidden/>
          </w:rPr>
          <w:fldChar w:fldCharType="separate"/>
        </w:r>
        <w:r w:rsidR="005F39E4">
          <w:rPr>
            <w:noProof/>
            <w:webHidden/>
          </w:rPr>
          <w:t>171</w:t>
        </w:r>
        <w:r w:rsidR="005F39E4">
          <w:rPr>
            <w:noProof/>
            <w:webHidden/>
          </w:rPr>
          <w:fldChar w:fldCharType="end"/>
        </w:r>
      </w:hyperlink>
    </w:p>
    <w:p w14:paraId="58768949" w14:textId="632D0CE9" w:rsidR="005F39E4" w:rsidRDefault="00D40D02">
      <w:pPr>
        <w:pStyle w:val="TOC2"/>
        <w:tabs>
          <w:tab w:val="left" w:pos="960"/>
          <w:tab w:val="right" w:leader="dot" w:pos="9016"/>
        </w:tabs>
        <w:rPr>
          <w:rFonts w:asciiTheme="minorHAnsi" w:eastAsiaTheme="minorEastAsia" w:hAnsiTheme="minorHAnsi" w:cstheme="minorBidi"/>
          <w:noProof/>
          <w:szCs w:val="24"/>
          <w:lang w:eastAsia="en-US"/>
        </w:rPr>
      </w:pPr>
      <w:hyperlink w:anchor="_Toc72734969" w:history="1">
        <w:r w:rsidR="005F39E4" w:rsidRPr="007E269E">
          <w:rPr>
            <w:rStyle w:val="Hyperlink"/>
            <w:noProof/>
          </w:rPr>
          <w:t>11.3</w:t>
        </w:r>
        <w:r w:rsidR="005F39E4">
          <w:rPr>
            <w:rFonts w:asciiTheme="minorHAnsi" w:eastAsiaTheme="minorEastAsia" w:hAnsiTheme="minorHAnsi" w:cstheme="minorBidi"/>
            <w:noProof/>
            <w:szCs w:val="24"/>
            <w:lang w:eastAsia="en-US"/>
          </w:rPr>
          <w:tab/>
        </w:r>
        <w:r w:rsidR="005F39E4" w:rsidRPr="007E269E">
          <w:rPr>
            <w:rStyle w:val="Hyperlink"/>
            <w:noProof/>
          </w:rPr>
          <w:t>PESTPP-PSO Output Files</w:t>
        </w:r>
        <w:r w:rsidR="005F39E4">
          <w:rPr>
            <w:noProof/>
            <w:webHidden/>
          </w:rPr>
          <w:tab/>
        </w:r>
        <w:r w:rsidR="005F39E4">
          <w:rPr>
            <w:noProof/>
            <w:webHidden/>
          </w:rPr>
          <w:fldChar w:fldCharType="begin"/>
        </w:r>
        <w:r w:rsidR="005F39E4">
          <w:rPr>
            <w:noProof/>
            <w:webHidden/>
          </w:rPr>
          <w:instrText xml:space="preserve"> PAGEREF _Toc72734969 \h </w:instrText>
        </w:r>
        <w:r w:rsidR="005F39E4">
          <w:rPr>
            <w:noProof/>
            <w:webHidden/>
          </w:rPr>
        </w:r>
        <w:r w:rsidR="005F39E4">
          <w:rPr>
            <w:noProof/>
            <w:webHidden/>
          </w:rPr>
          <w:fldChar w:fldCharType="separate"/>
        </w:r>
        <w:r w:rsidR="005F39E4">
          <w:rPr>
            <w:noProof/>
            <w:webHidden/>
          </w:rPr>
          <w:t>173</w:t>
        </w:r>
        <w:r w:rsidR="005F39E4">
          <w:rPr>
            <w:noProof/>
            <w:webHidden/>
          </w:rPr>
          <w:fldChar w:fldCharType="end"/>
        </w:r>
      </w:hyperlink>
    </w:p>
    <w:p w14:paraId="567D974D" w14:textId="417E15A8"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970" w:history="1">
        <w:r w:rsidR="005F39E4" w:rsidRPr="007E269E">
          <w:rPr>
            <w:rStyle w:val="Hyperlink"/>
            <w:noProof/>
          </w:rPr>
          <w:t>12. PESTPP-DA</w:t>
        </w:r>
        <w:r w:rsidR="005F39E4">
          <w:rPr>
            <w:noProof/>
            <w:webHidden/>
          </w:rPr>
          <w:tab/>
        </w:r>
        <w:r w:rsidR="005F39E4">
          <w:rPr>
            <w:noProof/>
            <w:webHidden/>
          </w:rPr>
          <w:fldChar w:fldCharType="begin"/>
        </w:r>
        <w:r w:rsidR="005F39E4">
          <w:rPr>
            <w:noProof/>
            <w:webHidden/>
          </w:rPr>
          <w:instrText xml:space="preserve"> PAGEREF _Toc72734970 \h </w:instrText>
        </w:r>
        <w:r w:rsidR="005F39E4">
          <w:rPr>
            <w:noProof/>
            <w:webHidden/>
          </w:rPr>
        </w:r>
        <w:r w:rsidR="005F39E4">
          <w:rPr>
            <w:noProof/>
            <w:webHidden/>
          </w:rPr>
          <w:fldChar w:fldCharType="separate"/>
        </w:r>
        <w:r w:rsidR="005F39E4">
          <w:rPr>
            <w:noProof/>
            <w:webHidden/>
          </w:rPr>
          <w:t>175</w:t>
        </w:r>
        <w:r w:rsidR="005F39E4">
          <w:rPr>
            <w:noProof/>
            <w:webHidden/>
          </w:rPr>
          <w:fldChar w:fldCharType="end"/>
        </w:r>
      </w:hyperlink>
    </w:p>
    <w:p w14:paraId="2B224063" w14:textId="2DD35514"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71" w:history="1">
        <w:r w:rsidR="005F39E4" w:rsidRPr="007E269E">
          <w:rPr>
            <w:rStyle w:val="Hyperlink"/>
            <w:noProof/>
          </w:rPr>
          <w:t>12.1 Introduction</w:t>
        </w:r>
        <w:r w:rsidR="005F39E4">
          <w:rPr>
            <w:noProof/>
            <w:webHidden/>
          </w:rPr>
          <w:tab/>
        </w:r>
        <w:r w:rsidR="005F39E4">
          <w:rPr>
            <w:noProof/>
            <w:webHidden/>
          </w:rPr>
          <w:fldChar w:fldCharType="begin"/>
        </w:r>
        <w:r w:rsidR="005F39E4">
          <w:rPr>
            <w:noProof/>
            <w:webHidden/>
          </w:rPr>
          <w:instrText xml:space="preserve"> PAGEREF _Toc72734971 \h </w:instrText>
        </w:r>
        <w:r w:rsidR="005F39E4">
          <w:rPr>
            <w:noProof/>
            <w:webHidden/>
          </w:rPr>
        </w:r>
        <w:r w:rsidR="005F39E4">
          <w:rPr>
            <w:noProof/>
            <w:webHidden/>
          </w:rPr>
          <w:fldChar w:fldCharType="separate"/>
        </w:r>
        <w:r w:rsidR="005F39E4">
          <w:rPr>
            <w:noProof/>
            <w:webHidden/>
          </w:rPr>
          <w:t>175</w:t>
        </w:r>
        <w:r w:rsidR="005F39E4">
          <w:rPr>
            <w:noProof/>
            <w:webHidden/>
          </w:rPr>
          <w:fldChar w:fldCharType="end"/>
        </w:r>
      </w:hyperlink>
    </w:p>
    <w:p w14:paraId="5C0CE084" w14:textId="316A87F1"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72" w:history="1">
        <w:r w:rsidR="005F39E4" w:rsidRPr="007E269E">
          <w:rPr>
            <w:rStyle w:val="Hyperlink"/>
            <w:noProof/>
          </w:rPr>
          <w:t>12.2 Theory</w:t>
        </w:r>
        <w:r w:rsidR="005F39E4">
          <w:rPr>
            <w:noProof/>
            <w:webHidden/>
          </w:rPr>
          <w:tab/>
        </w:r>
        <w:r w:rsidR="005F39E4">
          <w:rPr>
            <w:noProof/>
            <w:webHidden/>
          </w:rPr>
          <w:fldChar w:fldCharType="begin"/>
        </w:r>
        <w:r w:rsidR="005F39E4">
          <w:rPr>
            <w:noProof/>
            <w:webHidden/>
          </w:rPr>
          <w:instrText xml:space="preserve"> PAGEREF _Toc72734972 \h </w:instrText>
        </w:r>
        <w:r w:rsidR="005F39E4">
          <w:rPr>
            <w:noProof/>
            <w:webHidden/>
          </w:rPr>
        </w:r>
        <w:r w:rsidR="005F39E4">
          <w:rPr>
            <w:noProof/>
            <w:webHidden/>
          </w:rPr>
          <w:fldChar w:fldCharType="separate"/>
        </w:r>
        <w:r w:rsidR="005F39E4">
          <w:rPr>
            <w:noProof/>
            <w:webHidden/>
          </w:rPr>
          <w:t>175</w:t>
        </w:r>
        <w:r w:rsidR="005F39E4">
          <w:rPr>
            <w:noProof/>
            <w:webHidden/>
          </w:rPr>
          <w:fldChar w:fldCharType="end"/>
        </w:r>
      </w:hyperlink>
    </w:p>
    <w:p w14:paraId="750E1DE3" w14:textId="21431FE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73" w:history="1">
        <w:r w:rsidR="005F39E4" w:rsidRPr="007E269E">
          <w:rPr>
            <w:rStyle w:val="Hyperlink"/>
            <w:noProof/>
          </w:rPr>
          <w:t>12.2.1 Basic Equations</w:t>
        </w:r>
        <w:r w:rsidR="005F39E4">
          <w:rPr>
            <w:noProof/>
            <w:webHidden/>
          </w:rPr>
          <w:tab/>
        </w:r>
        <w:r w:rsidR="005F39E4">
          <w:rPr>
            <w:noProof/>
            <w:webHidden/>
          </w:rPr>
          <w:fldChar w:fldCharType="begin"/>
        </w:r>
        <w:r w:rsidR="005F39E4">
          <w:rPr>
            <w:noProof/>
            <w:webHidden/>
          </w:rPr>
          <w:instrText xml:space="preserve"> PAGEREF _Toc72734973 \h </w:instrText>
        </w:r>
        <w:r w:rsidR="005F39E4">
          <w:rPr>
            <w:noProof/>
            <w:webHidden/>
          </w:rPr>
        </w:r>
        <w:r w:rsidR="005F39E4">
          <w:rPr>
            <w:noProof/>
            <w:webHidden/>
          </w:rPr>
          <w:fldChar w:fldCharType="separate"/>
        </w:r>
        <w:r w:rsidR="005F39E4">
          <w:rPr>
            <w:noProof/>
            <w:webHidden/>
          </w:rPr>
          <w:t>175</w:t>
        </w:r>
        <w:r w:rsidR="005F39E4">
          <w:rPr>
            <w:noProof/>
            <w:webHidden/>
          </w:rPr>
          <w:fldChar w:fldCharType="end"/>
        </w:r>
      </w:hyperlink>
    </w:p>
    <w:p w14:paraId="399D89EC" w14:textId="2DE13D2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74" w:history="1">
        <w:r w:rsidR="005F39E4" w:rsidRPr="007E269E">
          <w:rPr>
            <w:rStyle w:val="Hyperlink"/>
            <w:noProof/>
          </w:rPr>
          <w:t>12.2.2 Batch Data Assimilation with PESTPP-DA</w:t>
        </w:r>
        <w:r w:rsidR="005F39E4">
          <w:rPr>
            <w:noProof/>
            <w:webHidden/>
          </w:rPr>
          <w:tab/>
        </w:r>
        <w:r w:rsidR="005F39E4">
          <w:rPr>
            <w:noProof/>
            <w:webHidden/>
          </w:rPr>
          <w:fldChar w:fldCharType="begin"/>
        </w:r>
        <w:r w:rsidR="005F39E4">
          <w:rPr>
            <w:noProof/>
            <w:webHidden/>
          </w:rPr>
          <w:instrText xml:space="preserve"> PAGEREF _Toc72734974 \h </w:instrText>
        </w:r>
        <w:r w:rsidR="005F39E4">
          <w:rPr>
            <w:noProof/>
            <w:webHidden/>
          </w:rPr>
        </w:r>
        <w:r w:rsidR="005F39E4">
          <w:rPr>
            <w:noProof/>
            <w:webHidden/>
          </w:rPr>
          <w:fldChar w:fldCharType="separate"/>
        </w:r>
        <w:r w:rsidR="005F39E4">
          <w:rPr>
            <w:noProof/>
            <w:webHidden/>
          </w:rPr>
          <w:t>175</w:t>
        </w:r>
        <w:r w:rsidR="005F39E4">
          <w:rPr>
            <w:noProof/>
            <w:webHidden/>
          </w:rPr>
          <w:fldChar w:fldCharType="end"/>
        </w:r>
      </w:hyperlink>
    </w:p>
    <w:p w14:paraId="6BC0F155" w14:textId="1FD48FC3"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75" w:history="1">
        <w:r w:rsidR="005F39E4" w:rsidRPr="007E269E">
          <w:rPr>
            <w:rStyle w:val="Hyperlink"/>
            <w:noProof/>
          </w:rPr>
          <w:t>12.2.3 Sequential Data Assimilation with PESTPP-DA</w:t>
        </w:r>
        <w:r w:rsidR="005F39E4">
          <w:rPr>
            <w:noProof/>
            <w:webHidden/>
          </w:rPr>
          <w:tab/>
        </w:r>
        <w:r w:rsidR="005F39E4">
          <w:rPr>
            <w:noProof/>
            <w:webHidden/>
          </w:rPr>
          <w:fldChar w:fldCharType="begin"/>
        </w:r>
        <w:r w:rsidR="005F39E4">
          <w:rPr>
            <w:noProof/>
            <w:webHidden/>
          </w:rPr>
          <w:instrText xml:space="preserve"> PAGEREF _Toc72734975 \h </w:instrText>
        </w:r>
        <w:r w:rsidR="005F39E4">
          <w:rPr>
            <w:noProof/>
            <w:webHidden/>
          </w:rPr>
        </w:r>
        <w:r w:rsidR="005F39E4">
          <w:rPr>
            <w:noProof/>
            <w:webHidden/>
          </w:rPr>
          <w:fldChar w:fldCharType="separate"/>
        </w:r>
        <w:r w:rsidR="005F39E4">
          <w:rPr>
            <w:noProof/>
            <w:webHidden/>
          </w:rPr>
          <w:t>175</w:t>
        </w:r>
        <w:r w:rsidR="005F39E4">
          <w:rPr>
            <w:noProof/>
            <w:webHidden/>
          </w:rPr>
          <w:fldChar w:fldCharType="end"/>
        </w:r>
      </w:hyperlink>
    </w:p>
    <w:p w14:paraId="63F73879" w14:textId="6C9AAE35"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76" w:history="1">
        <w:r w:rsidR="005F39E4" w:rsidRPr="007E269E">
          <w:rPr>
            <w:rStyle w:val="Hyperlink"/>
            <w:noProof/>
          </w:rPr>
          <w:t>12.2.4 Iteration and multiple data assimilation</w:t>
        </w:r>
        <w:r w:rsidR="005F39E4">
          <w:rPr>
            <w:noProof/>
            <w:webHidden/>
          </w:rPr>
          <w:tab/>
        </w:r>
        <w:r w:rsidR="005F39E4">
          <w:rPr>
            <w:noProof/>
            <w:webHidden/>
          </w:rPr>
          <w:fldChar w:fldCharType="begin"/>
        </w:r>
        <w:r w:rsidR="005F39E4">
          <w:rPr>
            <w:noProof/>
            <w:webHidden/>
          </w:rPr>
          <w:instrText xml:space="preserve"> PAGEREF _Toc72734976 \h </w:instrText>
        </w:r>
        <w:r w:rsidR="005F39E4">
          <w:rPr>
            <w:noProof/>
            <w:webHidden/>
          </w:rPr>
        </w:r>
        <w:r w:rsidR="005F39E4">
          <w:rPr>
            <w:noProof/>
            <w:webHidden/>
          </w:rPr>
          <w:fldChar w:fldCharType="separate"/>
        </w:r>
        <w:r w:rsidR="005F39E4">
          <w:rPr>
            <w:noProof/>
            <w:webHidden/>
          </w:rPr>
          <w:t>175</w:t>
        </w:r>
        <w:r w:rsidR="005F39E4">
          <w:rPr>
            <w:noProof/>
            <w:webHidden/>
          </w:rPr>
          <w:fldChar w:fldCharType="end"/>
        </w:r>
      </w:hyperlink>
    </w:p>
    <w:p w14:paraId="1E3E57B2" w14:textId="2D562A8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77" w:history="1">
        <w:r w:rsidR="005F39E4" w:rsidRPr="007E269E">
          <w:rPr>
            <w:rStyle w:val="Hyperlink"/>
            <w:noProof/>
          </w:rPr>
          <w:t>12.2.12 Running PESTPP-DA</w:t>
        </w:r>
        <w:r w:rsidR="005F39E4">
          <w:rPr>
            <w:noProof/>
            <w:webHidden/>
          </w:rPr>
          <w:tab/>
        </w:r>
        <w:r w:rsidR="005F39E4">
          <w:rPr>
            <w:noProof/>
            <w:webHidden/>
          </w:rPr>
          <w:fldChar w:fldCharType="begin"/>
        </w:r>
        <w:r w:rsidR="005F39E4">
          <w:rPr>
            <w:noProof/>
            <w:webHidden/>
          </w:rPr>
          <w:instrText xml:space="preserve"> PAGEREF _Toc72734977 \h </w:instrText>
        </w:r>
        <w:r w:rsidR="005F39E4">
          <w:rPr>
            <w:noProof/>
            <w:webHidden/>
          </w:rPr>
        </w:r>
        <w:r w:rsidR="005F39E4">
          <w:rPr>
            <w:noProof/>
            <w:webHidden/>
          </w:rPr>
          <w:fldChar w:fldCharType="separate"/>
        </w:r>
        <w:r w:rsidR="005F39E4">
          <w:rPr>
            <w:noProof/>
            <w:webHidden/>
          </w:rPr>
          <w:t>176</w:t>
        </w:r>
        <w:r w:rsidR="005F39E4">
          <w:rPr>
            <w:noProof/>
            <w:webHidden/>
          </w:rPr>
          <w:fldChar w:fldCharType="end"/>
        </w:r>
      </w:hyperlink>
    </w:p>
    <w:p w14:paraId="58B7040E" w14:textId="4CD5210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78" w:history="1">
        <w:r w:rsidR="005F39E4" w:rsidRPr="007E269E">
          <w:rPr>
            <w:rStyle w:val="Hyperlink"/>
            <w:noProof/>
          </w:rPr>
          <w:t>12.2.13 PESTPP-DA Output Files</w:t>
        </w:r>
        <w:r w:rsidR="005F39E4">
          <w:rPr>
            <w:noProof/>
            <w:webHidden/>
          </w:rPr>
          <w:tab/>
        </w:r>
        <w:r w:rsidR="005F39E4">
          <w:rPr>
            <w:noProof/>
            <w:webHidden/>
          </w:rPr>
          <w:fldChar w:fldCharType="begin"/>
        </w:r>
        <w:r w:rsidR="005F39E4">
          <w:rPr>
            <w:noProof/>
            <w:webHidden/>
          </w:rPr>
          <w:instrText xml:space="preserve"> PAGEREF _Toc72734978 \h </w:instrText>
        </w:r>
        <w:r w:rsidR="005F39E4">
          <w:rPr>
            <w:noProof/>
            <w:webHidden/>
          </w:rPr>
        </w:r>
        <w:r w:rsidR="005F39E4">
          <w:rPr>
            <w:noProof/>
            <w:webHidden/>
          </w:rPr>
          <w:fldChar w:fldCharType="separate"/>
        </w:r>
        <w:r w:rsidR="005F39E4">
          <w:rPr>
            <w:noProof/>
            <w:webHidden/>
          </w:rPr>
          <w:t>176</w:t>
        </w:r>
        <w:r w:rsidR="005F39E4">
          <w:rPr>
            <w:noProof/>
            <w:webHidden/>
          </w:rPr>
          <w:fldChar w:fldCharType="end"/>
        </w:r>
      </w:hyperlink>
    </w:p>
    <w:p w14:paraId="0023765D" w14:textId="3421C626"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79" w:history="1">
        <w:r w:rsidR="005F39E4" w:rsidRPr="007E269E">
          <w:rPr>
            <w:rStyle w:val="Hyperlink"/>
            <w:noProof/>
          </w:rPr>
          <w:t>12.4 Summary of PESTPP-DA Control Variables</w:t>
        </w:r>
        <w:r w:rsidR="005F39E4">
          <w:rPr>
            <w:noProof/>
            <w:webHidden/>
          </w:rPr>
          <w:tab/>
        </w:r>
        <w:r w:rsidR="005F39E4">
          <w:rPr>
            <w:noProof/>
            <w:webHidden/>
          </w:rPr>
          <w:fldChar w:fldCharType="begin"/>
        </w:r>
        <w:r w:rsidR="005F39E4">
          <w:rPr>
            <w:noProof/>
            <w:webHidden/>
          </w:rPr>
          <w:instrText xml:space="preserve"> PAGEREF _Toc72734979 \h </w:instrText>
        </w:r>
        <w:r w:rsidR="005F39E4">
          <w:rPr>
            <w:noProof/>
            <w:webHidden/>
          </w:rPr>
        </w:r>
        <w:r w:rsidR="005F39E4">
          <w:rPr>
            <w:noProof/>
            <w:webHidden/>
          </w:rPr>
          <w:fldChar w:fldCharType="separate"/>
        </w:r>
        <w:r w:rsidR="005F39E4">
          <w:rPr>
            <w:noProof/>
            <w:webHidden/>
          </w:rPr>
          <w:t>177</w:t>
        </w:r>
        <w:r w:rsidR="005F39E4">
          <w:rPr>
            <w:noProof/>
            <w:webHidden/>
          </w:rPr>
          <w:fldChar w:fldCharType="end"/>
        </w:r>
      </w:hyperlink>
    </w:p>
    <w:p w14:paraId="6B808920" w14:textId="1951AB2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80" w:history="1">
        <w:r w:rsidR="005F39E4" w:rsidRPr="007E269E">
          <w:rPr>
            <w:rStyle w:val="Hyperlink"/>
            <w:noProof/>
          </w:rPr>
          <w:t>12.4.1 General</w:t>
        </w:r>
        <w:r w:rsidR="005F39E4">
          <w:rPr>
            <w:noProof/>
            <w:webHidden/>
          </w:rPr>
          <w:tab/>
        </w:r>
        <w:r w:rsidR="005F39E4">
          <w:rPr>
            <w:noProof/>
            <w:webHidden/>
          </w:rPr>
          <w:fldChar w:fldCharType="begin"/>
        </w:r>
        <w:r w:rsidR="005F39E4">
          <w:rPr>
            <w:noProof/>
            <w:webHidden/>
          </w:rPr>
          <w:instrText xml:space="preserve"> PAGEREF _Toc72734980 \h </w:instrText>
        </w:r>
        <w:r w:rsidR="005F39E4">
          <w:rPr>
            <w:noProof/>
            <w:webHidden/>
          </w:rPr>
        </w:r>
        <w:r w:rsidR="005F39E4">
          <w:rPr>
            <w:noProof/>
            <w:webHidden/>
          </w:rPr>
          <w:fldChar w:fldCharType="separate"/>
        </w:r>
        <w:r w:rsidR="005F39E4">
          <w:rPr>
            <w:noProof/>
            <w:webHidden/>
          </w:rPr>
          <w:t>177</w:t>
        </w:r>
        <w:r w:rsidR="005F39E4">
          <w:rPr>
            <w:noProof/>
            <w:webHidden/>
          </w:rPr>
          <w:fldChar w:fldCharType="end"/>
        </w:r>
      </w:hyperlink>
    </w:p>
    <w:p w14:paraId="3D198B6F" w14:textId="63F1045A"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81" w:history="1">
        <w:r w:rsidR="005F39E4" w:rsidRPr="007E269E">
          <w:rPr>
            <w:rStyle w:val="Hyperlink"/>
            <w:noProof/>
          </w:rPr>
          <w:t>12.4.2 Control Variables in the PEST Control File</w:t>
        </w:r>
        <w:r w:rsidR="005F39E4">
          <w:rPr>
            <w:noProof/>
            <w:webHidden/>
          </w:rPr>
          <w:tab/>
        </w:r>
        <w:r w:rsidR="005F39E4">
          <w:rPr>
            <w:noProof/>
            <w:webHidden/>
          </w:rPr>
          <w:fldChar w:fldCharType="begin"/>
        </w:r>
        <w:r w:rsidR="005F39E4">
          <w:rPr>
            <w:noProof/>
            <w:webHidden/>
          </w:rPr>
          <w:instrText xml:space="preserve"> PAGEREF _Toc72734981 \h </w:instrText>
        </w:r>
        <w:r w:rsidR="005F39E4">
          <w:rPr>
            <w:noProof/>
            <w:webHidden/>
          </w:rPr>
        </w:r>
        <w:r w:rsidR="005F39E4">
          <w:rPr>
            <w:noProof/>
            <w:webHidden/>
          </w:rPr>
          <w:fldChar w:fldCharType="separate"/>
        </w:r>
        <w:r w:rsidR="005F39E4">
          <w:rPr>
            <w:noProof/>
            <w:webHidden/>
          </w:rPr>
          <w:t>177</w:t>
        </w:r>
        <w:r w:rsidR="005F39E4">
          <w:rPr>
            <w:noProof/>
            <w:webHidden/>
          </w:rPr>
          <w:fldChar w:fldCharType="end"/>
        </w:r>
      </w:hyperlink>
    </w:p>
    <w:p w14:paraId="1806FE76" w14:textId="5394099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82" w:history="1">
        <w:r w:rsidR="005F39E4" w:rsidRPr="007E269E">
          <w:rPr>
            <w:rStyle w:val="Hyperlink"/>
            <w:noProof/>
          </w:rPr>
          <w:t>12.4.3 PEST++ Control Variables</w:t>
        </w:r>
        <w:r w:rsidR="005F39E4">
          <w:rPr>
            <w:noProof/>
            <w:webHidden/>
          </w:rPr>
          <w:tab/>
        </w:r>
        <w:r w:rsidR="005F39E4">
          <w:rPr>
            <w:noProof/>
            <w:webHidden/>
          </w:rPr>
          <w:fldChar w:fldCharType="begin"/>
        </w:r>
        <w:r w:rsidR="005F39E4">
          <w:rPr>
            <w:noProof/>
            <w:webHidden/>
          </w:rPr>
          <w:instrText xml:space="preserve"> PAGEREF _Toc72734982 \h </w:instrText>
        </w:r>
        <w:r w:rsidR="005F39E4">
          <w:rPr>
            <w:noProof/>
            <w:webHidden/>
          </w:rPr>
        </w:r>
        <w:r w:rsidR="005F39E4">
          <w:rPr>
            <w:noProof/>
            <w:webHidden/>
          </w:rPr>
          <w:fldChar w:fldCharType="separate"/>
        </w:r>
        <w:r w:rsidR="005F39E4">
          <w:rPr>
            <w:noProof/>
            <w:webHidden/>
          </w:rPr>
          <w:t>177</w:t>
        </w:r>
        <w:r w:rsidR="005F39E4">
          <w:rPr>
            <w:noProof/>
            <w:webHidden/>
          </w:rPr>
          <w:fldChar w:fldCharType="end"/>
        </w:r>
      </w:hyperlink>
    </w:p>
    <w:p w14:paraId="5F5CC63D" w14:textId="2874A29B"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983" w:history="1">
        <w:r w:rsidR="005F39E4" w:rsidRPr="007E269E">
          <w:rPr>
            <w:rStyle w:val="Hyperlink"/>
            <w:noProof/>
          </w:rPr>
          <w:t>13. References</w:t>
        </w:r>
        <w:r w:rsidR="005F39E4">
          <w:rPr>
            <w:noProof/>
            <w:webHidden/>
          </w:rPr>
          <w:tab/>
        </w:r>
        <w:r w:rsidR="005F39E4">
          <w:rPr>
            <w:noProof/>
            <w:webHidden/>
          </w:rPr>
          <w:fldChar w:fldCharType="begin"/>
        </w:r>
        <w:r w:rsidR="005F39E4">
          <w:rPr>
            <w:noProof/>
            <w:webHidden/>
          </w:rPr>
          <w:instrText xml:space="preserve"> PAGEREF _Toc72734983 \h </w:instrText>
        </w:r>
        <w:r w:rsidR="005F39E4">
          <w:rPr>
            <w:noProof/>
            <w:webHidden/>
          </w:rPr>
        </w:r>
        <w:r w:rsidR="005F39E4">
          <w:rPr>
            <w:noProof/>
            <w:webHidden/>
          </w:rPr>
          <w:fldChar w:fldCharType="separate"/>
        </w:r>
        <w:r w:rsidR="005F39E4">
          <w:rPr>
            <w:noProof/>
            <w:webHidden/>
          </w:rPr>
          <w:t>180</w:t>
        </w:r>
        <w:r w:rsidR="005F39E4">
          <w:rPr>
            <w:noProof/>
            <w:webHidden/>
          </w:rPr>
          <w:fldChar w:fldCharType="end"/>
        </w:r>
      </w:hyperlink>
    </w:p>
    <w:p w14:paraId="052DF60B" w14:textId="43E56A30"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984" w:history="1">
        <w:r w:rsidR="005F39E4" w:rsidRPr="007E269E">
          <w:rPr>
            <w:rStyle w:val="Hyperlink"/>
            <w:noProof/>
          </w:rPr>
          <w:t>Appendix A. PEST Control File Specifications</w:t>
        </w:r>
        <w:r w:rsidR="005F39E4">
          <w:rPr>
            <w:noProof/>
            <w:webHidden/>
          </w:rPr>
          <w:tab/>
        </w:r>
        <w:r w:rsidR="005F39E4">
          <w:rPr>
            <w:noProof/>
            <w:webHidden/>
          </w:rPr>
          <w:fldChar w:fldCharType="begin"/>
        </w:r>
        <w:r w:rsidR="005F39E4">
          <w:rPr>
            <w:noProof/>
            <w:webHidden/>
          </w:rPr>
          <w:instrText xml:space="preserve"> PAGEREF _Toc72734984 \h </w:instrText>
        </w:r>
        <w:r w:rsidR="005F39E4">
          <w:rPr>
            <w:noProof/>
            <w:webHidden/>
          </w:rPr>
        </w:r>
        <w:r w:rsidR="005F39E4">
          <w:rPr>
            <w:noProof/>
            <w:webHidden/>
          </w:rPr>
          <w:fldChar w:fldCharType="separate"/>
        </w:r>
        <w:r w:rsidR="005F39E4">
          <w:rPr>
            <w:noProof/>
            <w:webHidden/>
          </w:rPr>
          <w:t>183</w:t>
        </w:r>
        <w:r w:rsidR="005F39E4">
          <w:rPr>
            <w:noProof/>
            <w:webHidden/>
          </w:rPr>
          <w:fldChar w:fldCharType="end"/>
        </w:r>
      </w:hyperlink>
    </w:p>
    <w:p w14:paraId="4F44BC57" w14:textId="3F8394A2" w:rsidR="005F39E4" w:rsidRDefault="00D40D02">
      <w:pPr>
        <w:pStyle w:val="TOC1"/>
        <w:tabs>
          <w:tab w:val="right" w:leader="dot" w:pos="9016"/>
        </w:tabs>
        <w:rPr>
          <w:rFonts w:asciiTheme="minorHAnsi" w:eastAsiaTheme="minorEastAsia" w:hAnsiTheme="minorHAnsi" w:cstheme="minorBidi"/>
          <w:noProof/>
          <w:szCs w:val="24"/>
          <w:lang w:eastAsia="en-US"/>
        </w:rPr>
      </w:pPr>
      <w:hyperlink w:anchor="_Toc72734985" w:history="1">
        <w:r w:rsidR="005F39E4" w:rsidRPr="007E269E">
          <w:rPr>
            <w:rStyle w:val="Hyperlink"/>
            <w:noProof/>
          </w:rPr>
          <w:t>Appendix B. Some File Formats</w:t>
        </w:r>
        <w:r w:rsidR="005F39E4">
          <w:rPr>
            <w:noProof/>
            <w:webHidden/>
          </w:rPr>
          <w:tab/>
        </w:r>
        <w:r w:rsidR="005F39E4">
          <w:rPr>
            <w:noProof/>
            <w:webHidden/>
          </w:rPr>
          <w:fldChar w:fldCharType="begin"/>
        </w:r>
        <w:r w:rsidR="005F39E4">
          <w:rPr>
            <w:noProof/>
            <w:webHidden/>
          </w:rPr>
          <w:instrText xml:space="preserve"> PAGEREF _Toc72734985 \h </w:instrText>
        </w:r>
        <w:r w:rsidR="005F39E4">
          <w:rPr>
            <w:noProof/>
            <w:webHidden/>
          </w:rPr>
        </w:r>
        <w:r w:rsidR="005F39E4">
          <w:rPr>
            <w:noProof/>
            <w:webHidden/>
          </w:rPr>
          <w:fldChar w:fldCharType="separate"/>
        </w:r>
        <w:r w:rsidR="005F39E4">
          <w:rPr>
            <w:noProof/>
            <w:webHidden/>
          </w:rPr>
          <w:t>200</w:t>
        </w:r>
        <w:r w:rsidR="005F39E4">
          <w:rPr>
            <w:noProof/>
            <w:webHidden/>
          </w:rPr>
          <w:fldChar w:fldCharType="end"/>
        </w:r>
      </w:hyperlink>
    </w:p>
    <w:p w14:paraId="1AFA463A" w14:textId="503B4E26"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86" w:history="1">
        <w:r w:rsidR="005F39E4" w:rsidRPr="007E269E">
          <w:rPr>
            <w:rStyle w:val="Hyperlink"/>
            <w:noProof/>
          </w:rPr>
          <w:t>B.1 Introduction</w:t>
        </w:r>
        <w:r w:rsidR="005F39E4">
          <w:rPr>
            <w:noProof/>
            <w:webHidden/>
          </w:rPr>
          <w:tab/>
        </w:r>
        <w:r w:rsidR="005F39E4">
          <w:rPr>
            <w:noProof/>
            <w:webHidden/>
          </w:rPr>
          <w:fldChar w:fldCharType="begin"/>
        </w:r>
        <w:r w:rsidR="005F39E4">
          <w:rPr>
            <w:noProof/>
            <w:webHidden/>
          </w:rPr>
          <w:instrText xml:space="preserve"> PAGEREF _Toc72734986 \h </w:instrText>
        </w:r>
        <w:r w:rsidR="005F39E4">
          <w:rPr>
            <w:noProof/>
            <w:webHidden/>
          </w:rPr>
        </w:r>
        <w:r w:rsidR="005F39E4">
          <w:rPr>
            <w:noProof/>
            <w:webHidden/>
          </w:rPr>
          <w:fldChar w:fldCharType="separate"/>
        </w:r>
        <w:r w:rsidR="005F39E4">
          <w:rPr>
            <w:noProof/>
            <w:webHidden/>
          </w:rPr>
          <w:t>200</w:t>
        </w:r>
        <w:r w:rsidR="005F39E4">
          <w:rPr>
            <w:noProof/>
            <w:webHidden/>
          </w:rPr>
          <w:fldChar w:fldCharType="end"/>
        </w:r>
      </w:hyperlink>
    </w:p>
    <w:p w14:paraId="0E64D2C6" w14:textId="0EFD812F"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87" w:history="1">
        <w:r w:rsidR="005F39E4" w:rsidRPr="007E269E">
          <w:rPr>
            <w:rStyle w:val="Hyperlink"/>
            <w:noProof/>
          </w:rPr>
          <w:t>B.2 Matrix File</w:t>
        </w:r>
        <w:r w:rsidR="005F39E4">
          <w:rPr>
            <w:noProof/>
            <w:webHidden/>
          </w:rPr>
          <w:tab/>
        </w:r>
        <w:r w:rsidR="005F39E4">
          <w:rPr>
            <w:noProof/>
            <w:webHidden/>
          </w:rPr>
          <w:fldChar w:fldCharType="begin"/>
        </w:r>
        <w:r w:rsidR="005F39E4">
          <w:rPr>
            <w:noProof/>
            <w:webHidden/>
          </w:rPr>
          <w:instrText xml:space="preserve"> PAGEREF _Toc72734987 \h </w:instrText>
        </w:r>
        <w:r w:rsidR="005F39E4">
          <w:rPr>
            <w:noProof/>
            <w:webHidden/>
          </w:rPr>
        </w:r>
        <w:r w:rsidR="005F39E4">
          <w:rPr>
            <w:noProof/>
            <w:webHidden/>
          </w:rPr>
          <w:fldChar w:fldCharType="separate"/>
        </w:r>
        <w:r w:rsidR="005F39E4">
          <w:rPr>
            <w:noProof/>
            <w:webHidden/>
          </w:rPr>
          <w:t>200</w:t>
        </w:r>
        <w:r w:rsidR="005F39E4">
          <w:rPr>
            <w:noProof/>
            <w:webHidden/>
          </w:rPr>
          <w:fldChar w:fldCharType="end"/>
        </w:r>
      </w:hyperlink>
    </w:p>
    <w:p w14:paraId="4CF6B625" w14:textId="1A16A65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88" w:history="1">
        <w:r w:rsidR="005F39E4" w:rsidRPr="007E269E">
          <w:rPr>
            <w:rStyle w:val="Hyperlink"/>
            <w:noProof/>
          </w:rPr>
          <w:t>B.2.1 General</w:t>
        </w:r>
        <w:r w:rsidR="005F39E4">
          <w:rPr>
            <w:noProof/>
            <w:webHidden/>
          </w:rPr>
          <w:tab/>
        </w:r>
        <w:r w:rsidR="005F39E4">
          <w:rPr>
            <w:noProof/>
            <w:webHidden/>
          </w:rPr>
          <w:fldChar w:fldCharType="begin"/>
        </w:r>
        <w:r w:rsidR="005F39E4">
          <w:rPr>
            <w:noProof/>
            <w:webHidden/>
          </w:rPr>
          <w:instrText xml:space="preserve"> PAGEREF _Toc72734988 \h </w:instrText>
        </w:r>
        <w:r w:rsidR="005F39E4">
          <w:rPr>
            <w:noProof/>
            <w:webHidden/>
          </w:rPr>
        </w:r>
        <w:r w:rsidR="005F39E4">
          <w:rPr>
            <w:noProof/>
            <w:webHidden/>
          </w:rPr>
          <w:fldChar w:fldCharType="separate"/>
        </w:r>
        <w:r w:rsidR="005F39E4">
          <w:rPr>
            <w:noProof/>
            <w:webHidden/>
          </w:rPr>
          <w:t>200</w:t>
        </w:r>
        <w:r w:rsidR="005F39E4">
          <w:rPr>
            <w:noProof/>
            <w:webHidden/>
          </w:rPr>
          <w:fldChar w:fldCharType="end"/>
        </w:r>
      </w:hyperlink>
    </w:p>
    <w:p w14:paraId="2FB67678" w14:textId="7ACD93CB"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89" w:history="1">
        <w:r w:rsidR="005F39E4" w:rsidRPr="007E269E">
          <w:rPr>
            <w:rStyle w:val="Hyperlink"/>
            <w:noProof/>
          </w:rPr>
          <w:t>B.2.2 Specifications</w:t>
        </w:r>
        <w:r w:rsidR="005F39E4">
          <w:rPr>
            <w:noProof/>
            <w:webHidden/>
          </w:rPr>
          <w:tab/>
        </w:r>
        <w:r w:rsidR="005F39E4">
          <w:rPr>
            <w:noProof/>
            <w:webHidden/>
          </w:rPr>
          <w:fldChar w:fldCharType="begin"/>
        </w:r>
        <w:r w:rsidR="005F39E4">
          <w:rPr>
            <w:noProof/>
            <w:webHidden/>
          </w:rPr>
          <w:instrText xml:space="preserve"> PAGEREF _Toc72734989 \h </w:instrText>
        </w:r>
        <w:r w:rsidR="005F39E4">
          <w:rPr>
            <w:noProof/>
            <w:webHidden/>
          </w:rPr>
        </w:r>
        <w:r w:rsidR="005F39E4">
          <w:rPr>
            <w:noProof/>
            <w:webHidden/>
          </w:rPr>
          <w:fldChar w:fldCharType="separate"/>
        </w:r>
        <w:r w:rsidR="005F39E4">
          <w:rPr>
            <w:noProof/>
            <w:webHidden/>
          </w:rPr>
          <w:t>200</w:t>
        </w:r>
        <w:r w:rsidR="005F39E4">
          <w:rPr>
            <w:noProof/>
            <w:webHidden/>
          </w:rPr>
          <w:fldChar w:fldCharType="end"/>
        </w:r>
      </w:hyperlink>
    </w:p>
    <w:p w14:paraId="05EBA8F2" w14:textId="40FC6347"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90" w:history="1">
        <w:r w:rsidR="005F39E4" w:rsidRPr="007E269E">
          <w:rPr>
            <w:rStyle w:val="Hyperlink"/>
            <w:noProof/>
          </w:rPr>
          <w:t>B.3 Uncertainty Files</w:t>
        </w:r>
        <w:r w:rsidR="005F39E4">
          <w:rPr>
            <w:noProof/>
            <w:webHidden/>
          </w:rPr>
          <w:tab/>
        </w:r>
        <w:r w:rsidR="005F39E4">
          <w:rPr>
            <w:noProof/>
            <w:webHidden/>
          </w:rPr>
          <w:fldChar w:fldCharType="begin"/>
        </w:r>
        <w:r w:rsidR="005F39E4">
          <w:rPr>
            <w:noProof/>
            <w:webHidden/>
          </w:rPr>
          <w:instrText xml:space="preserve"> PAGEREF _Toc72734990 \h </w:instrText>
        </w:r>
        <w:r w:rsidR="005F39E4">
          <w:rPr>
            <w:noProof/>
            <w:webHidden/>
          </w:rPr>
        </w:r>
        <w:r w:rsidR="005F39E4">
          <w:rPr>
            <w:noProof/>
            <w:webHidden/>
          </w:rPr>
          <w:fldChar w:fldCharType="separate"/>
        </w:r>
        <w:r w:rsidR="005F39E4">
          <w:rPr>
            <w:noProof/>
            <w:webHidden/>
          </w:rPr>
          <w:t>201</w:t>
        </w:r>
        <w:r w:rsidR="005F39E4">
          <w:rPr>
            <w:noProof/>
            <w:webHidden/>
          </w:rPr>
          <w:fldChar w:fldCharType="end"/>
        </w:r>
      </w:hyperlink>
    </w:p>
    <w:p w14:paraId="3CBD0D1A" w14:textId="46CE994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91" w:history="1">
        <w:r w:rsidR="005F39E4" w:rsidRPr="007E269E">
          <w:rPr>
            <w:rStyle w:val="Hyperlink"/>
            <w:noProof/>
          </w:rPr>
          <w:t>B.3.1 Introduction</w:t>
        </w:r>
        <w:r w:rsidR="005F39E4">
          <w:rPr>
            <w:noProof/>
            <w:webHidden/>
          </w:rPr>
          <w:tab/>
        </w:r>
        <w:r w:rsidR="005F39E4">
          <w:rPr>
            <w:noProof/>
            <w:webHidden/>
          </w:rPr>
          <w:fldChar w:fldCharType="begin"/>
        </w:r>
        <w:r w:rsidR="005F39E4">
          <w:rPr>
            <w:noProof/>
            <w:webHidden/>
          </w:rPr>
          <w:instrText xml:space="preserve"> PAGEREF _Toc72734991 \h </w:instrText>
        </w:r>
        <w:r w:rsidR="005F39E4">
          <w:rPr>
            <w:noProof/>
            <w:webHidden/>
          </w:rPr>
        </w:r>
        <w:r w:rsidR="005F39E4">
          <w:rPr>
            <w:noProof/>
            <w:webHidden/>
          </w:rPr>
          <w:fldChar w:fldCharType="separate"/>
        </w:r>
        <w:r w:rsidR="005F39E4">
          <w:rPr>
            <w:noProof/>
            <w:webHidden/>
          </w:rPr>
          <w:t>201</w:t>
        </w:r>
        <w:r w:rsidR="005F39E4">
          <w:rPr>
            <w:noProof/>
            <w:webHidden/>
          </w:rPr>
          <w:fldChar w:fldCharType="end"/>
        </w:r>
      </w:hyperlink>
    </w:p>
    <w:p w14:paraId="3BAC7955" w14:textId="70B16ED9"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92" w:history="1">
        <w:r w:rsidR="005F39E4" w:rsidRPr="007E269E">
          <w:rPr>
            <w:rStyle w:val="Hyperlink"/>
            <w:noProof/>
          </w:rPr>
          <w:t>B.3.2 Specifications</w:t>
        </w:r>
        <w:r w:rsidR="005F39E4">
          <w:rPr>
            <w:noProof/>
            <w:webHidden/>
          </w:rPr>
          <w:tab/>
        </w:r>
        <w:r w:rsidR="005F39E4">
          <w:rPr>
            <w:noProof/>
            <w:webHidden/>
          </w:rPr>
          <w:fldChar w:fldCharType="begin"/>
        </w:r>
        <w:r w:rsidR="005F39E4">
          <w:rPr>
            <w:noProof/>
            <w:webHidden/>
          </w:rPr>
          <w:instrText xml:space="preserve"> PAGEREF _Toc72734992 \h </w:instrText>
        </w:r>
        <w:r w:rsidR="005F39E4">
          <w:rPr>
            <w:noProof/>
            <w:webHidden/>
          </w:rPr>
        </w:r>
        <w:r w:rsidR="005F39E4">
          <w:rPr>
            <w:noProof/>
            <w:webHidden/>
          </w:rPr>
          <w:fldChar w:fldCharType="separate"/>
        </w:r>
        <w:r w:rsidR="005F39E4">
          <w:rPr>
            <w:noProof/>
            <w:webHidden/>
          </w:rPr>
          <w:t>201</w:t>
        </w:r>
        <w:r w:rsidR="005F39E4">
          <w:rPr>
            <w:noProof/>
            <w:webHidden/>
          </w:rPr>
          <w:fldChar w:fldCharType="end"/>
        </w:r>
      </w:hyperlink>
    </w:p>
    <w:p w14:paraId="62B79861" w14:textId="0DD34803"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93" w:history="1">
        <w:r w:rsidR="005F39E4" w:rsidRPr="007E269E">
          <w:rPr>
            <w:rStyle w:val="Hyperlink"/>
            <w:noProof/>
          </w:rPr>
          <w:t>B.4 JCO File</w:t>
        </w:r>
        <w:r w:rsidR="005F39E4">
          <w:rPr>
            <w:noProof/>
            <w:webHidden/>
          </w:rPr>
          <w:tab/>
        </w:r>
        <w:r w:rsidR="005F39E4">
          <w:rPr>
            <w:noProof/>
            <w:webHidden/>
          </w:rPr>
          <w:fldChar w:fldCharType="begin"/>
        </w:r>
        <w:r w:rsidR="005F39E4">
          <w:rPr>
            <w:noProof/>
            <w:webHidden/>
          </w:rPr>
          <w:instrText xml:space="preserve"> PAGEREF _Toc72734993 \h </w:instrText>
        </w:r>
        <w:r w:rsidR="005F39E4">
          <w:rPr>
            <w:noProof/>
            <w:webHidden/>
          </w:rPr>
        </w:r>
        <w:r w:rsidR="005F39E4">
          <w:rPr>
            <w:noProof/>
            <w:webHidden/>
          </w:rPr>
          <w:fldChar w:fldCharType="separate"/>
        </w:r>
        <w:r w:rsidR="005F39E4">
          <w:rPr>
            <w:noProof/>
            <w:webHidden/>
          </w:rPr>
          <w:t>205</w:t>
        </w:r>
        <w:r w:rsidR="005F39E4">
          <w:rPr>
            <w:noProof/>
            <w:webHidden/>
          </w:rPr>
          <w:fldChar w:fldCharType="end"/>
        </w:r>
      </w:hyperlink>
    </w:p>
    <w:p w14:paraId="385DADA9" w14:textId="4037C2C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94" w:history="1">
        <w:r w:rsidR="005F39E4" w:rsidRPr="007E269E">
          <w:rPr>
            <w:rStyle w:val="Hyperlink"/>
            <w:noProof/>
          </w:rPr>
          <w:t>B.4.1 Introduction</w:t>
        </w:r>
        <w:r w:rsidR="005F39E4">
          <w:rPr>
            <w:noProof/>
            <w:webHidden/>
          </w:rPr>
          <w:tab/>
        </w:r>
        <w:r w:rsidR="005F39E4">
          <w:rPr>
            <w:noProof/>
            <w:webHidden/>
          </w:rPr>
          <w:fldChar w:fldCharType="begin"/>
        </w:r>
        <w:r w:rsidR="005F39E4">
          <w:rPr>
            <w:noProof/>
            <w:webHidden/>
          </w:rPr>
          <w:instrText xml:space="preserve"> PAGEREF _Toc72734994 \h </w:instrText>
        </w:r>
        <w:r w:rsidR="005F39E4">
          <w:rPr>
            <w:noProof/>
            <w:webHidden/>
          </w:rPr>
        </w:r>
        <w:r w:rsidR="005F39E4">
          <w:rPr>
            <w:noProof/>
            <w:webHidden/>
          </w:rPr>
          <w:fldChar w:fldCharType="separate"/>
        </w:r>
        <w:r w:rsidR="005F39E4">
          <w:rPr>
            <w:noProof/>
            <w:webHidden/>
          </w:rPr>
          <w:t>205</w:t>
        </w:r>
        <w:r w:rsidR="005F39E4">
          <w:rPr>
            <w:noProof/>
            <w:webHidden/>
          </w:rPr>
          <w:fldChar w:fldCharType="end"/>
        </w:r>
      </w:hyperlink>
    </w:p>
    <w:p w14:paraId="7CDBFFDC" w14:textId="7BC17FAC"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95" w:history="1">
        <w:r w:rsidR="005F39E4" w:rsidRPr="007E269E">
          <w:rPr>
            <w:rStyle w:val="Hyperlink"/>
            <w:noProof/>
          </w:rPr>
          <w:t>B.4.2 Specifications</w:t>
        </w:r>
        <w:r w:rsidR="005F39E4">
          <w:rPr>
            <w:noProof/>
            <w:webHidden/>
          </w:rPr>
          <w:tab/>
        </w:r>
        <w:r w:rsidR="005F39E4">
          <w:rPr>
            <w:noProof/>
            <w:webHidden/>
          </w:rPr>
          <w:fldChar w:fldCharType="begin"/>
        </w:r>
        <w:r w:rsidR="005F39E4">
          <w:rPr>
            <w:noProof/>
            <w:webHidden/>
          </w:rPr>
          <w:instrText xml:space="preserve"> PAGEREF _Toc72734995 \h </w:instrText>
        </w:r>
        <w:r w:rsidR="005F39E4">
          <w:rPr>
            <w:noProof/>
            <w:webHidden/>
          </w:rPr>
        </w:r>
        <w:r w:rsidR="005F39E4">
          <w:rPr>
            <w:noProof/>
            <w:webHidden/>
          </w:rPr>
          <w:fldChar w:fldCharType="separate"/>
        </w:r>
        <w:r w:rsidR="005F39E4">
          <w:rPr>
            <w:noProof/>
            <w:webHidden/>
          </w:rPr>
          <w:t>205</w:t>
        </w:r>
        <w:r w:rsidR="005F39E4">
          <w:rPr>
            <w:noProof/>
            <w:webHidden/>
          </w:rPr>
          <w:fldChar w:fldCharType="end"/>
        </w:r>
      </w:hyperlink>
    </w:p>
    <w:p w14:paraId="1EF3A877" w14:textId="603095EF" w:rsidR="005F39E4" w:rsidRDefault="00D40D02">
      <w:pPr>
        <w:pStyle w:val="TOC2"/>
        <w:tabs>
          <w:tab w:val="right" w:leader="dot" w:pos="9016"/>
        </w:tabs>
        <w:rPr>
          <w:rFonts w:asciiTheme="minorHAnsi" w:eastAsiaTheme="minorEastAsia" w:hAnsiTheme="minorHAnsi" w:cstheme="minorBidi"/>
          <w:noProof/>
          <w:szCs w:val="24"/>
          <w:lang w:eastAsia="en-US"/>
        </w:rPr>
      </w:pPr>
      <w:hyperlink w:anchor="_Toc72734996" w:history="1">
        <w:r w:rsidR="005F39E4" w:rsidRPr="007E269E">
          <w:rPr>
            <w:rStyle w:val="Hyperlink"/>
            <w:noProof/>
          </w:rPr>
          <w:t>B.5 JCB File</w:t>
        </w:r>
        <w:r w:rsidR="005F39E4">
          <w:rPr>
            <w:noProof/>
            <w:webHidden/>
          </w:rPr>
          <w:tab/>
        </w:r>
        <w:r w:rsidR="005F39E4">
          <w:rPr>
            <w:noProof/>
            <w:webHidden/>
          </w:rPr>
          <w:fldChar w:fldCharType="begin"/>
        </w:r>
        <w:r w:rsidR="005F39E4">
          <w:rPr>
            <w:noProof/>
            <w:webHidden/>
          </w:rPr>
          <w:instrText xml:space="preserve"> PAGEREF _Toc72734996 \h </w:instrText>
        </w:r>
        <w:r w:rsidR="005F39E4">
          <w:rPr>
            <w:noProof/>
            <w:webHidden/>
          </w:rPr>
        </w:r>
        <w:r w:rsidR="005F39E4">
          <w:rPr>
            <w:noProof/>
            <w:webHidden/>
          </w:rPr>
          <w:fldChar w:fldCharType="separate"/>
        </w:r>
        <w:r w:rsidR="005F39E4">
          <w:rPr>
            <w:noProof/>
            <w:webHidden/>
          </w:rPr>
          <w:t>205</w:t>
        </w:r>
        <w:r w:rsidR="005F39E4">
          <w:rPr>
            <w:noProof/>
            <w:webHidden/>
          </w:rPr>
          <w:fldChar w:fldCharType="end"/>
        </w:r>
      </w:hyperlink>
    </w:p>
    <w:p w14:paraId="0492955B" w14:textId="05758A4E"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97" w:history="1">
        <w:r w:rsidR="005F39E4" w:rsidRPr="007E269E">
          <w:rPr>
            <w:rStyle w:val="Hyperlink"/>
            <w:noProof/>
          </w:rPr>
          <w:t>B.5.1 Introduction</w:t>
        </w:r>
        <w:r w:rsidR="005F39E4">
          <w:rPr>
            <w:noProof/>
            <w:webHidden/>
          </w:rPr>
          <w:tab/>
        </w:r>
        <w:r w:rsidR="005F39E4">
          <w:rPr>
            <w:noProof/>
            <w:webHidden/>
          </w:rPr>
          <w:fldChar w:fldCharType="begin"/>
        </w:r>
        <w:r w:rsidR="005F39E4">
          <w:rPr>
            <w:noProof/>
            <w:webHidden/>
          </w:rPr>
          <w:instrText xml:space="preserve"> PAGEREF _Toc72734997 \h </w:instrText>
        </w:r>
        <w:r w:rsidR="005F39E4">
          <w:rPr>
            <w:noProof/>
            <w:webHidden/>
          </w:rPr>
        </w:r>
        <w:r w:rsidR="005F39E4">
          <w:rPr>
            <w:noProof/>
            <w:webHidden/>
          </w:rPr>
          <w:fldChar w:fldCharType="separate"/>
        </w:r>
        <w:r w:rsidR="005F39E4">
          <w:rPr>
            <w:noProof/>
            <w:webHidden/>
          </w:rPr>
          <w:t>205</w:t>
        </w:r>
        <w:r w:rsidR="005F39E4">
          <w:rPr>
            <w:noProof/>
            <w:webHidden/>
          </w:rPr>
          <w:fldChar w:fldCharType="end"/>
        </w:r>
      </w:hyperlink>
    </w:p>
    <w:p w14:paraId="06787969" w14:textId="7797D737"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98" w:history="1">
        <w:r w:rsidR="005F39E4" w:rsidRPr="007E269E">
          <w:rPr>
            <w:rStyle w:val="Hyperlink"/>
            <w:noProof/>
          </w:rPr>
          <w:t>B.5.2 Specifications</w:t>
        </w:r>
        <w:r w:rsidR="005F39E4">
          <w:rPr>
            <w:noProof/>
            <w:webHidden/>
          </w:rPr>
          <w:tab/>
        </w:r>
        <w:r w:rsidR="005F39E4">
          <w:rPr>
            <w:noProof/>
            <w:webHidden/>
          </w:rPr>
          <w:fldChar w:fldCharType="begin"/>
        </w:r>
        <w:r w:rsidR="005F39E4">
          <w:rPr>
            <w:noProof/>
            <w:webHidden/>
          </w:rPr>
          <w:instrText xml:space="preserve"> PAGEREF _Toc72734998 \h </w:instrText>
        </w:r>
        <w:r w:rsidR="005F39E4">
          <w:rPr>
            <w:noProof/>
            <w:webHidden/>
          </w:rPr>
        </w:r>
        <w:r w:rsidR="005F39E4">
          <w:rPr>
            <w:noProof/>
            <w:webHidden/>
          </w:rPr>
          <w:fldChar w:fldCharType="separate"/>
        </w:r>
        <w:r w:rsidR="005F39E4">
          <w:rPr>
            <w:noProof/>
            <w:webHidden/>
          </w:rPr>
          <w:t>206</w:t>
        </w:r>
        <w:r w:rsidR="005F39E4">
          <w:rPr>
            <w:noProof/>
            <w:webHidden/>
          </w:rPr>
          <w:fldChar w:fldCharType="end"/>
        </w:r>
      </w:hyperlink>
    </w:p>
    <w:p w14:paraId="56D67135" w14:textId="27A748D1" w:rsidR="005F39E4" w:rsidRDefault="00D40D02">
      <w:pPr>
        <w:pStyle w:val="TOC3"/>
        <w:tabs>
          <w:tab w:val="right" w:leader="dot" w:pos="9016"/>
        </w:tabs>
        <w:rPr>
          <w:rFonts w:asciiTheme="minorHAnsi" w:eastAsiaTheme="minorEastAsia" w:hAnsiTheme="minorHAnsi" w:cstheme="minorBidi"/>
          <w:noProof/>
          <w:szCs w:val="24"/>
          <w:lang w:eastAsia="en-US"/>
        </w:rPr>
      </w:pPr>
      <w:hyperlink w:anchor="_Toc72734999" w:history="1">
        <w:r w:rsidR="005F39E4" w:rsidRPr="007E269E">
          <w:rPr>
            <w:rStyle w:val="Hyperlink"/>
            <w:noProof/>
          </w:rPr>
          <w:t>B.5.3 Distinguishing between a JCO and a JCB File</w:t>
        </w:r>
        <w:r w:rsidR="005F39E4">
          <w:rPr>
            <w:noProof/>
            <w:webHidden/>
          </w:rPr>
          <w:tab/>
        </w:r>
        <w:r w:rsidR="005F39E4">
          <w:rPr>
            <w:noProof/>
            <w:webHidden/>
          </w:rPr>
          <w:fldChar w:fldCharType="begin"/>
        </w:r>
        <w:r w:rsidR="005F39E4">
          <w:rPr>
            <w:noProof/>
            <w:webHidden/>
          </w:rPr>
          <w:instrText xml:space="preserve"> PAGEREF _Toc72734999 \h </w:instrText>
        </w:r>
        <w:r w:rsidR="005F39E4">
          <w:rPr>
            <w:noProof/>
            <w:webHidden/>
          </w:rPr>
        </w:r>
        <w:r w:rsidR="005F39E4">
          <w:rPr>
            <w:noProof/>
            <w:webHidden/>
          </w:rPr>
          <w:fldChar w:fldCharType="separate"/>
        </w:r>
        <w:r w:rsidR="005F39E4">
          <w:rPr>
            <w:noProof/>
            <w:webHidden/>
          </w:rPr>
          <w:t>206</w:t>
        </w:r>
        <w:r w:rsidR="005F39E4">
          <w:rPr>
            <w:noProof/>
            <w:webHidden/>
          </w:rPr>
          <w:fldChar w:fldCharType="end"/>
        </w:r>
      </w:hyperlink>
    </w:p>
    <w:p w14:paraId="4BD28FB0" w14:textId="7BC1E3B4"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7347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7347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7347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27347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7347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734774"/>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7347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7347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7347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7347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7347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7347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7347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7347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w:t>
      </w:r>
      <w:proofErr w:type="spellStart"/>
      <w:r w:rsidRPr="00DC38CD">
        <w:rPr>
          <w:i/>
          <w:lang w:val="en-AU"/>
        </w:rPr>
        <w:t>tpl</w:t>
      </w:r>
      <w:proofErr w:type="spell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7347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7347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7347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7347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7347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7347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7347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7347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7347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7347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7347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7347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7347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7347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 </w:t>
      </w:r>
      <w:proofErr w:type="spellStart"/>
      <w:r w:rsidRPr="00B21031">
        <w:rPr>
          <w:rFonts w:ascii="Courier" w:hAnsi="Courier"/>
          <w:sz w:val="20"/>
          <w:lang w:val="en-AU"/>
        </w:rPr>
        <w:t>w</w:t>
      </w:r>
      <w:proofErr w:type="spell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lastRenderedPageBreak/>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w:t>
      </w:r>
      <w:r w:rsidRPr="00B21031">
        <w:rPr>
          <w:lang w:val="en-AU"/>
        </w:rPr>
        <w:lastRenderedPageBreak/>
        <w:t>if more than one semi-fixed observation instruction is provided on a single instruction line, the 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t>
      </w:r>
      <w:proofErr w:type="spellStart"/>
      <w:r w:rsidRPr="00116CBF">
        <w:rPr>
          <w:rFonts w:ascii="Courier" w:hAnsi="Courier"/>
          <w:sz w:val="18"/>
          <w:lang w:val="en-AU"/>
        </w:rPr>
        <w:t>dum</w:t>
      </w:r>
      <w:proofErr w:type="spell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w:t>
      </w:r>
      <w:proofErr w:type="spellStart"/>
      <w:r w:rsidRPr="00B21031">
        <w:rPr>
          <w:rFonts w:ascii="Courier" w:hAnsi="Courier"/>
          <w:sz w:val="20"/>
          <w:lang w:val="en-AU"/>
        </w:rPr>
        <w:t>sws</w:t>
      </w:r>
      <w:proofErr w:type="spell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w:t>
      </w:r>
      <w:proofErr w:type="spellStart"/>
      <w:r w:rsidRPr="00B21031">
        <w:rPr>
          <w:lang w:val="en-AU"/>
        </w:rPr>
        <w:t>sws</w:t>
      </w:r>
      <w:proofErr w:type="spell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7347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734798"/>
      <w:r>
        <w:lastRenderedPageBreak/>
        <w:t>3. Some Important PEST++ Features</w:t>
      </w:r>
      <w:bookmarkEnd w:id="1159"/>
    </w:p>
    <w:p w14:paraId="09BF75A9" w14:textId="77777777" w:rsidR="005F65CE" w:rsidRDefault="005F65CE" w:rsidP="005F65CE">
      <w:pPr>
        <w:pStyle w:val="Heading2"/>
      </w:pPr>
      <w:bookmarkStart w:id="1160" w:name="_Toc727347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7348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7348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7348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Thus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tie_by_group</w:t>
      </w:r>
      <w:proofErr w:type="spellEnd"/>
      <w:r>
        <w:rPr>
          <w:i/>
          <w:lang w:val="en-AU"/>
        </w:rPr>
        <w:t>()</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7348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par_sigma_range</w:t>
      </w:r>
      <w:proofErr w:type="spell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7348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7348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0A0BD8" w:rsidP="00755437">
      <w:pPr>
        <w:ind w:firstLine="720"/>
        <w:rPr>
          <w:lang w:val="en-AU"/>
        </w:rPr>
      </w:pPr>
      <w:r w:rsidRPr="00B23298">
        <w:rPr>
          <w:noProof/>
          <w:position w:val="-32"/>
          <w:lang w:val="en-AU"/>
        </w:rPr>
        <w:object w:dxaOrig="980" w:dyaOrig="740" w14:anchorId="53C68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pt;height:39pt;mso-width-percent:0;mso-height-percent:0;mso-width-percent:0;mso-height-percent:0" o:ole="">
            <v:imagedata r:id="rId19" o:title=""/>
          </v:shape>
          <o:OLEObject Type="Embed" ProgID="Equation.3" ShapeID="_x0000_i1025" DrawAspect="Content" ObjectID="_1683399164"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7348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7348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7348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7348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7348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7348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7348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7348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base_jacobian</w:t>
      </w:r>
      <w:proofErr w:type="spell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7348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0A0BD8" w:rsidRPr="007940A5">
        <w:rPr>
          <w:noProof/>
          <w:position w:val="-14"/>
          <w:lang w:val="en-AU"/>
        </w:rPr>
        <w:object w:dxaOrig="1380" w:dyaOrig="420" w14:anchorId="61939F94">
          <v:shape id="_x0000_i1026" type="#_x0000_t75" alt="" style="width:67.2pt;height:16.8pt;mso-width-percent:0;mso-height-percent:0;mso-width-percent:0;mso-height-percent:0" o:ole="">
            <v:imagedata r:id="rId21" o:title=""/>
          </v:shape>
          <o:OLEObject Type="Embed" ProgID="Equation.3" ShapeID="_x0000_i1026" DrawAspect="Content" ObjectID="_1683399165"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7348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7348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7348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7348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7348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ro1  fixed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ro2  log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ro3  tied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734820"/>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734821"/>
      <w:r>
        <w:t>4</w:t>
      </w:r>
      <w:r w:rsidR="002F1D76">
        <w:t>.6 Control Data Section</w:t>
      </w:r>
      <w:bookmarkEnd w:id="1794"/>
    </w:p>
    <w:p w14:paraId="5338179B" w14:textId="7B4AA130" w:rsidR="00444043" w:rsidRDefault="004C51A5" w:rsidP="00444043">
      <w:pPr>
        <w:pStyle w:val="Heading3"/>
      </w:pPr>
      <w:bookmarkStart w:id="1795" w:name="_Toc727348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7348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7348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7348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7348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7348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734828"/>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7348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7348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7348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734832"/>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max_n_super</w:t>
      </w:r>
      <w:proofErr w:type="spell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7348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7348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7348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7348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7348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7348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r w:rsidR="00AC0479">
        <w:rPr>
          <w:i/>
          <w:lang w:val="en-AU"/>
        </w:rPr>
        <w:t>chglim</w:t>
      </w:r>
      <w:proofErr w:type="spellEnd"/>
      <w:r w:rsidR="00AC0479">
        <w:rPr>
          <w:i/>
          <w:lang w:val="en-AU"/>
        </w:rPr>
        <w:t xml:space="preserve">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r w:rsidRPr="00FE4430">
        <w:rPr>
          <w:lang w:val="en-AU"/>
        </w:rPr>
        <w:t>tied:parent</w:t>
      </w:r>
      <w:proofErr w:type="spell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7348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tie_by_groups</w:t>
      </w:r>
      <w:proofErr w:type="spell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7348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w:t>
      </w:r>
      <w:proofErr w:type="spellStart"/>
      <w:r w:rsidR="00E34796">
        <w:rPr>
          <w:lang w:val="en-AU"/>
        </w:rPr>
        <w:t>regul</w:t>
      </w:r>
      <w:proofErr w:type="spellEnd"/>
      <w:r w:rsidR="00E34796">
        <w:rPr>
          <w:lang w:val="en-AU"/>
        </w:rPr>
        <w:t xml:space="preserve">”.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7348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7348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27348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7348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7348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7348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w:t>
      </w:r>
      <w:r w:rsidRPr="00FE4430">
        <w:rPr>
          <w:lang w:val="en-AU"/>
        </w:rPr>
        <w:lastRenderedPageBreak/>
        <w:t>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734847"/>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ro1  fixed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ro2  log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ro3  tied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n_iter_base</w:t>
            </w:r>
            <w:proofErr w:type="spell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n_iter_super</w:t>
            </w:r>
            <w:proofErr w:type="spell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par_sigma_range</w:t>
            </w:r>
            <w:proofErr w:type="spell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7348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7348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734850"/>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734851"/>
      <w:r>
        <w:t xml:space="preserve">5. </w:t>
      </w:r>
      <w:r w:rsidR="00FE1FCC">
        <w:t>Running PEST++ Programs</w:t>
      </w:r>
      <w:bookmarkEnd w:id="1983"/>
    </w:p>
    <w:p w14:paraId="624E7C55" w14:textId="77777777" w:rsidR="00FE1FCC" w:rsidRDefault="00FE1FCC" w:rsidP="00FE1FCC">
      <w:pPr>
        <w:pStyle w:val="Heading2"/>
      </w:pPr>
      <w:bookmarkStart w:id="1984" w:name="_Toc727348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734853"/>
      <w:r>
        <w:t>5.2 Model Runs in Serial</w:t>
      </w:r>
      <w:bookmarkEnd w:id="1985"/>
    </w:p>
    <w:p w14:paraId="0A8FBB30" w14:textId="1646F220" w:rsidR="0086395E" w:rsidRDefault="0086395E" w:rsidP="0086395E">
      <w:pPr>
        <w:pStyle w:val="Heading3"/>
      </w:pPr>
      <w:bookmarkStart w:id="1986" w:name="_Toc727348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72734855"/>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734856"/>
      <w:r>
        <w:lastRenderedPageBreak/>
        <w:t>5.3 Model Runs in Parallel</w:t>
      </w:r>
      <w:bookmarkEnd w:id="1988"/>
    </w:p>
    <w:p w14:paraId="1B3374B9" w14:textId="38EC26E0" w:rsidR="00813754" w:rsidRDefault="0057216C" w:rsidP="0057216C">
      <w:pPr>
        <w:pStyle w:val="Heading3"/>
      </w:pPr>
      <w:bookmarkStart w:id="1989" w:name="_Toc72734857"/>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734858"/>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734859"/>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r>
        <w:rPr>
          <w:rFonts w:ascii="Courier New" w:hAnsi="Courier New" w:cs="Courier New"/>
          <w:sz w:val="20"/>
        </w:rPr>
        <w:t>textstring</w:t>
      </w:r>
      <w:r w:rsidRPr="00530160">
        <w:rPr>
          <w:rFonts w:ascii="Courier New" w:hAnsi="Courier New" w:cs="Courier New"/>
          <w:sz w:val="20"/>
        </w:rPr>
        <w:t>:port</w:t>
      </w:r>
      <w:proofErr w:type="spell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734860"/>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7348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overdue_resched_fac</w:t>
      </w:r>
      <w:proofErr w:type="spell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erdue_resched_fac</w:t>
      </w:r>
      <w:proofErr w:type="spell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max_run_fail</w:t>
      </w:r>
      <w:proofErr w:type="spell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max_run_fail</w:t>
      </w:r>
      <w:proofErr w:type="spell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overdue_resched_fac</w:t>
      </w:r>
      <w:proofErr w:type="spell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overdue_giveup_fac</w:t>
      </w:r>
      <w:proofErr w:type="spellEnd"/>
      <w:r>
        <w:t>()</w:t>
      </w:r>
    </w:p>
    <w:p w14:paraId="63BA706F" w14:textId="2C9AAC5C" w:rsidR="006649C0" w:rsidRDefault="00115F56" w:rsidP="00CF6749">
      <w:r>
        <w:t xml:space="preserve">The value of </w:t>
      </w:r>
      <w:proofErr w:type="spellStart"/>
      <w:r w:rsidRPr="00115F56">
        <w:rPr>
          <w:i/>
        </w:rPr>
        <w:t>overdue_giveup_fac</w:t>
      </w:r>
      <w:proofErr w:type="spell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overdue_giveup_fac</w:t>
      </w:r>
      <w:proofErr w:type="spell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overdue_giveup_minutes</w:t>
      </w:r>
      <w:proofErr w:type="spell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overdue_giveup_minutes</w:t>
      </w:r>
      <w:proofErr w:type="spell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overdue_giveup_fac</w:t>
      </w:r>
      <w:proofErr w:type="spell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max_run_fail</w:t>
      </w:r>
      <w:proofErr w:type="spell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proofErr w:type="spellStart"/>
      <w:r w:rsidR="00FE49AB">
        <w:rPr>
          <w:i/>
        </w:rPr>
        <w:t>max_run_fail</w:t>
      </w:r>
      <w:proofErr w:type="spell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max_run_fail</w:t>
      </w:r>
      <w:proofErr w:type="spell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panther_agent_restart_on_error</w:t>
      </w:r>
      <w:proofErr w:type="spell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panther_agent_no_ping_timeout_secs</w:t>
      </w:r>
      <w:proofErr w:type="spell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panther_agent_no_ping_timeout_secs</w:t>
      </w:r>
      <w:proofErr w:type="spell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panther_agent_freeze_on_fail</w:t>
      </w:r>
      <w:proofErr w:type="spell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panther_echo</w:t>
      </w:r>
      <w:proofErr w:type="spell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these file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734862"/>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2734863"/>
      <w:r>
        <w:lastRenderedPageBreak/>
        <w:t>6. PESTPP</w:t>
      </w:r>
      <w:r w:rsidR="00CA35E9">
        <w:t>-GLM</w:t>
      </w:r>
      <w:bookmarkEnd w:id="1995"/>
    </w:p>
    <w:p w14:paraId="4EEAACA1" w14:textId="77777777" w:rsidR="00EB3300" w:rsidRDefault="00EB3300" w:rsidP="00EB3300">
      <w:pPr>
        <w:pStyle w:val="Heading2"/>
      </w:pPr>
      <w:bookmarkStart w:id="1996" w:name="_Toc727348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734865"/>
      <w:r>
        <w:t>6.2 Highly Parameterized Inversion</w:t>
      </w:r>
      <w:bookmarkEnd w:id="1997"/>
    </w:p>
    <w:p w14:paraId="3E9E1B02" w14:textId="6BAE0A3C" w:rsidR="00B43EDC" w:rsidRDefault="00A65AB4" w:rsidP="00A65AB4">
      <w:pPr>
        <w:pStyle w:val="Heading3"/>
      </w:pPr>
      <w:bookmarkStart w:id="1998" w:name="_Toc72734866"/>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matrix based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7348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734868"/>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0A0BD8" w:rsidP="005068AD">
      <w:pPr>
        <w:ind w:firstLine="720"/>
        <w:rPr>
          <w:lang w:val="en-AU"/>
        </w:rPr>
      </w:pPr>
      <w:r w:rsidRPr="009373F7">
        <w:rPr>
          <w:noProof/>
          <w:position w:val="-24"/>
          <w:lang w:val="en-AU"/>
        </w:rPr>
        <w:object w:dxaOrig="2240" w:dyaOrig="740" w14:anchorId="493327E3">
          <v:shape id="_x0000_i1027" type="#_x0000_t75" alt="" style="width:111pt;height:39pt;mso-width-percent:0;mso-height-percent:0;mso-width-percent:0;mso-height-percent:0" o:ole="">
            <v:imagedata r:id="rId26" o:title=""/>
          </v:shape>
          <o:OLEObject Type="Embed" ProgID="Equation.3" ShapeID="_x0000_i1027" DrawAspect="Content" ObjectID="_1683399166"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7348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lambda_scale_fac</w:t>
      </w:r>
      <w:proofErr w:type="spell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lambda_scale_fac</w:t>
      </w:r>
      <w:proofErr w:type="spell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lambda_scale_fac</w:t>
      </w:r>
      <w:proofErr w:type="spell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7348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svd_pack</w:t>
      </w:r>
      <w:proofErr w:type="spell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svd_pack</w:t>
      </w:r>
      <w:proofErr w:type="spell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svd_pack</w:t>
      </w:r>
      <w:proofErr w:type="spell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7348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max_n_super</w:t>
      </w:r>
      <w:proofErr w:type="spell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super_eigthresh</w:t>
      </w:r>
      <w:proofErr w:type="spell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super_eigthresh</w:t>
      </w:r>
      <w:proofErr w:type="spellEnd"/>
      <w:r w:rsidR="00A501C4">
        <w:rPr>
          <w:i/>
        </w:rPr>
        <w:t>()</w:t>
      </w:r>
      <w:r w:rsidR="00A501C4">
        <w:t>.</w:t>
      </w:r>
      <w:r w:rsidR="002F1E88">
        <w:t xml:space="preserve"> </w:t>
      </w:r>
      <w:r>
        <w:t xml:space="preserve">The default value for </w:t>
      </w:r>
      <w:proofErr w:type="spellStart"/>
      <w:r w:rsidRPr="00A501C4">
        <w:rPr>
          <w:i/>
        </w:rPr>
        <w:t>super_eigthresh</w:t>
      </w:r>
      <w:proofErr w:type="spellEnd"/>
      <w:r w:rsidRPr="00A501C4">
        <w:rPr>
          <w:i/>
        </w:rPr>
        <w:t>()</w:t>
      </w:r>
      <w:r>
        <w:t xml:space="preserve"> is 1.0E</w:t>
      </w:r>
      <w:r w:rsidR="002F1E88">
        <w:noBreakHyphen/>
      </w:r>
      <w:r>
        <w:t>8.</w:t>
      </w:r>
      <w:r w:rsidR="002F1E88">
        <w:t xml:space="preserve"> The default value for </w:t>
      </w:r>
      <w:proofErr w:type="spellStart"/>
      <w:r w:rsidR="002F1E88" w:rsidRPr="002F1E88">
        <w:rPr>
          <w:i/>
        </w:rPr>
        <w:t>max_n_super</w:t>
      </w:r>
      <w:proofErr w:type="spell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n_iter_base</w:t>
      </w:r>
      <w:proofErr w:type="spell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n_iter_super</w:t>
      </w:r>
      <w:proofErr w:type="spell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n_iter_base</w:t>
      </w:r>
      <w:proofErr w:type="spell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n_iter_base</w:t>
      </w:r>
      <w:proofErr w:type="spell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r w:rsidR="00B34EC4">
        <w:rPr>
          <w:i/>
        </w:rPr>
        <w:t>case.parb</w:t>
      </w:r>
      <w:proofErr w:type="spell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7348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hotstart_resfile</w:t>
      </w:r>
      <w:proofErr w:type="spell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base_jacobian</w:t>
      </w:r>
      <w:proofErr w:type="spell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hotstart_resfile</w:t>
      </w:r>
      <w:proofErr w:type="spell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7348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r w:rsidR="0057252C" w:rsidRPr="00C2771C">
        <w:rPr>
          <w:i/>
        </w:rPr>
        <w:t>parcov</w:t>
      </w:r>
      <w:proofErr w:type="spell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base_jacobian</w:t>
      </w:r>
      <w:proofErr w:type="spell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r w:rsidR="002F650D">
        <w:rPr>
          <w:i/>
        </w:rPr>
        <w:t>parcov</w:t>
      </w:r>
      <w:proofErr w:type="spell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par_sigma_range</w:t>
      </w:r>
      <w:proofErr w:type="spell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r>
        <w:rPr>
          <w:i/>
        </w:rPr>
        <w:t>parcov</w:t>
      </w:r>
      <w:proofErr w:type="spell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w:t>
      </w:r>
      <w:proofErr w:type="spellStart"/>
      <w:r w:rsidRPr="00F53CE2">
        <w:rPr>
          <w:i/>
        </w:rPr>
        <w:t>unc</w:t>
      </w:r>
      <w:proofErr w:type="spell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w:t>
      </w:r>
      <w:proofErr w:type="spellStart"/>
      <w:r w:rsidRPr="00F53CE2">
        <w:rPr>
          <w:i/>
        </w:rPr>
        <w:t>cov</w:t>
      </w:r>
      <w:proofErr w:type="spell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w:t>
      </w:r>
      <w:proofErr w:type="spellStart"/>
      <w:r w:rsidRPr="00F53CE2">
        <w:rPr>
          <w:i/>
        </w:rPr>
        <w:t>jco</w:t>
      </w:r>
      <w:proofErr w:type="spell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save_binary</w:t>
      </w:r>
      <w:proofErr w:type="spell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7348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der_forgive</w:t>
      </w:r>
      <w:proofErr w:type="spell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734875"/>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734876"/>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iteration_summary</w:t>
      </w:r>
      <w:proofErr w:type="spell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r w:rsidR="0017497C" w:rsidRPr="0017497C">
        <w:rPr>
          <w:i/>
        </w:rPr>
        <w:t>case.ipar</w:t>
      </w:r>
      <w:proofErr w:type="spell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jac_scale</w:t>
      </w:r>
      <w:proofErr w:type="spell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jac_scale</w:t>
      </w:r>
      <w:proofErr w:type="spell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7348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7348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r w:rsidRPr="00C40A21">
              <w:rPr>
                <w:rFonts w:ascii="Arial" w:hAnsi="Arial" w:cs="Arial"/>
                <w:i/>
                <w:sz w:val="18"/>
                <w:szCs w:val="18"/>
              </w:rPr>
              <w:t>case.parN</w:t>
            </w:r>
            <w:proofErr w:type="spell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r w:rsidRPr="00C40A21">
              <w:rPr>
                <w:rFonts w:ascii="Arial" w:hAnsi="Arial" w:cs="Arial"/>
                <w:i/>
                <w:sz w:val="18"/>
                <w:szCs w:val="18"/>
              </w:rPr>
              <w:t>case.parb</w:t>
            </w:r>
            <w:proofErr w:type="spell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r w:rsidRPr="00C40A21">
              <w:rPr>
                <w:rFonts w:ascii="Arial" w:hAnsi="Arial" w:cs="Arial"/>
                <w:i/>
                <w:sz w:val="18"/>
                <w:szCs w:val="18"/>
              </w:rPr>
              <w:t>case.reiN</w:t>
            </w:r>
            <w:proofErr w:type="spell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r w:rsidR="0017497C" w:rsidRPr="00C40A21">
              <w:rPr>
                <w:rFonts w:ascii="Arial" w:hAnsi="Arial" w:cs="Arial"/>
                <w:i/>
                <w:sz w:val="18"/>
                <w:szCs w:val="18"/>
              </w:rPr>
              <w:t>case.parN</w:t>
            </w:r>
            <w:proofErr w:type="spell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r w:rsidRPr="00C40A21">
              <w:rPr>
                <w:rFonts w:ascii="Arial" w:hAnsi="Arial" w:cs="Arial"/>
                <w:i/>
                <w:sz w:val="18"/>
                <w:szCs w:val="18"/>
              </w:rPr>
              <w:t>case.reiN</w:t>
            </w:r>
            <w:proofErr w:type="spell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r w:rsidRPr="00C40A21">
              <w:rPr>
                <w:rFonts w:ascii="Arial" w:hAnsi="Arial" w:cs="Arial"/>
                <w:i/>
                <w:sz w:val="18"/>
                <w:szCs w:val="18"/>
              </w:rPr>
              <w:t>case.ipar</w:t>
            </w:r>
            <w:proofErr w:type="spell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r w:rsidRPr="00C40A21">
              <w:rPr>
                <w:rFonts w:ascii="Arial" w:hAnsi="Arial" w:cs="Arial"/>
                <w:i/>
                <w:sz w:val="18"/>
                <w:szCs w:val="18"/>
              </w:rPr>
              <w:t>case.iobj</w:t>
            </w:r>
            <w:proofErr w:type="spell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r w:rsidRPr="00C40A21">
              <w:rPr>
                <w:rFonts w:ascii="Arial" w:hAnsi="Arial" w:cs="Arial"/>
                <w:i/>
                <w:sz w:val="18"/>
                <w:szCs w:val="18"/>
              </w:rPr>
              <w:t>case.isen</w:t>
            </w:r>
            <w:proofErr w:type="spell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734879"/>
      <w:r>
        <w:t>6.3 Differential Evolution</w:t>
      </w:r>
      <w:bookmarkEnd w:id="2011"/>
    </w:p>
    <w:p w14:paraId="5E75F23C" w14:textId="05DA30CA" w:rsidR="00624ECE" w:rsidRDefault="00624ECE" w:rsidP="00624ECE">
      <w:pPr>
        <w:pStyle w:val="Heading3"/>
      </w:pPr>
      <w:bookmarkStart w:id="2012" w:name="_Toc72734880"/>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734881"/>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D40D02"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(i.e.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Otherwise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(i.e.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2734882"/>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global_opt</w:t>
      </w:r>
      <w:proofErr w:type="spell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global_opt</w:t>
      </w:r>
      <w:proofErr w:type="spell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de_pop_size</w:t>
      </w:r>
      <w:proofErr w:type="spell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de_f</w:t>
      </w:r>
      <w:proofErr w:type="spell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de_dither_f</w:t>
      </w:r>
      <w:proofErr w:type="spell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de_dither_f</w:t>
      </w:r>
      <w:proofErr w:type="spell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de_cr</w:t>
      </w:r>
      <w:proofErr w:type="spell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de_max_gen</w:t>
      </w:r>
      <w:proofErr w:type="spell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734883"/>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734884"/>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734885"/>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734886"/>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734887"/>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global_opt</w:t>
      </w:r>
      <w:proofErr w:type="spell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global_opt</w:t>
      </w:r>
      <w:proofErr w:type="spell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734888"/>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max_n_super</w:t>
            </w:r>
            <w:proofErr w:type="spell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super_eigthresh</w:t>
            </w:r>
            <w:proofErr w:type="spell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max_n_super</w:t>
            </w:r>
            <w:proofErr w:type="spell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n_iter_base</w:t>
            </w:r>
            <w:proofErr w:type="spell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n_iter_base</w:t>
            </w:r>
            <w:proofErr w:type="spell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n_iter_super</w:t>
            </w:r>
            <w:proofErr w:type="spell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lambda_scale_fac</w:t>
            </w:r>
            <w:proofErr w:type="spellEnd"/>
            <w:r w:rsidRPr="00C40A21">
              <w:rPr>
                <w:rFonts w:ascii="Calibri" w:hAnsi="Calibri" w:cs="Calibri"/>
                <w:i/>
                <w:sz w:val="18"/>
                <w:szCs w:val="18"/>
              </w:rPr>
              <w:t>(</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lambda_scale_fac</w:t>
            </w:r>
            <w:proofErr w:type="spell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base_jacobian</w:t>
            </w:r>
            <w:proofErr w:type="spell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roofErr w:type="spell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par_sigma_range</w:t>
            </w:r>
            <w:proofErr w:type="spell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num_reals</w:t>
            </w:r>
            <w:proofErr w:type="spell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r w:rsidRPr="00C40A21">
              <w:rPr>
                <w:rFonts w:ascii="Calibri" w:hAnsi="Calibri" w:cs="Calibri"/>
                <w:i/>
                <w:sz w:val="18"/>
                <w:szCs w:val="18"/>
              </w:rPr>
              <w:t>case.ipar</w:t>
            </w:r>
            <w:proofErr w:type="spell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de_pop_size</w:t>
            </w:r>
            <w:proofErr w:type="spell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de_max_gen</w:t>
            </w:r>
            <w:proofErr w:type="spell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de_f</w:t>
            </w:r>
            <w:proofErr w:type="spell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de_cr</w:t>
            </w:r>
            <w:proofErr w:type="spell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rand_seed</w:t>
            </w:r>
            <w:proofErr w:type="spellEnd"/>
            <w:r w:rsidRPr="00C40A21">
              <w:rPr>
                <w:rFonts w:ascii="Arial" w:hAnsi="Arial" w:cs="Arial"/>
                <w:i/>
                <w:sz w:val="18"/>
              </w:rPr>
              <w:t>(</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734889"/>
      <w:r>
        <w:lastRenderedPageBreak/>
        <w:t>7. PESTPP</w:t>
      </w:r>
      <w:r w:rsidR="005544EE">
        <w:t>-SEN</w:t>
      </w:r>
      <w:bookmarkEnd w:id="2022"/>
    </w:p>
    <w:p w14:paraId="31B4BEF9" w14:textId="77777777" w:rsidR="001F0DBB" w:rsidRDefault="001F0DBB" w:rsidP="001F0DBB">
      <w:pPr>
        <w:pStyle w:val="Heading2"/>
      </w:pPr>
      <w:bookmarkStart w:id="2023" w:name="_Toc72734890"/>
      <w:r>
        <w:t>7.1 Introduction</w:t>
      </w:r>
      <w:bookmarkEnd w:id="2023"/>
    </w:p>
    <w:p w14:paraId="7E0F2414" w14:textId="7AC0DBFD" w:rsidR="00835874" w:rsidRPr="00835874" w:rsidRDefault="00835874" w:rsidP="00835874">
      <w:pPr>
        <w:pStyle w:val="Heading3"/>
      </w:pPr>
      <w:bookmarkStart w:id="2024" w:name="_Toc72734891"/>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734892"/>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tie_by_group</w:t>
      </w:r>
      <w:proofErr w:type="spell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734893"/>
      <w:r>
        <w:t>7.2 Method of Morris</w:t>
      </w:r>
      <w:bookmarkEnd w:id="2026"/>
    </w:p>
    <w:p w14:paraId="1532FE72" w14:textId="3D59C534" w:rsidR="001C6537" w:rsidRDefault="001C6537" w:rsidP="001C6537">
      <w:pPr>
        <w:pStyle w:val="Heading3"/>
      </w:pPr>
      <w:bookmarkStart w:id="2027" w:name="_Toc72734894"/>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Thus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734895"/>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734896"/>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rand_seed</w:t>
            </w:r>
            <w:proofErr w:type="spellEnd"/>
            <w:r w:rsidRPr="00C40A21">
              <w:rPr>
                <w:rFonts w:ascii="Arial" w:hAnsi="Arial" w:cs="Arial"/>
                <w:i/>
                <w:sz w:val="18"/>
              </w:rPr>
              <w:t>(</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morris_r</w:t>
            </w:r>
            <w:proofErr w:type="spell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morris_p</w:t>
            </w:r>
            <w:proofErr w:type="spell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morris_delta</w:t>
            </w:r>
            <w:proofErr w:type="spell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morris_delta</w:t>
            </w:r>
            <w:proofErr w:type="spell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morris_p</w:t>
      </w:r>
      <w:proofErr w:type="spell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morris_delta</w:t>
      </w:r>
      <w:proofErr w:type="spell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morris_r</w:t>
      </w:r>
      <w:proofErr w:type="spellEnd"/>
      <w:r w:rsidRPr="00562FCF">
        <w:rPr>
          <w:i/>
        </w:rPr>
        <w:t>()</w:t>
      </w:r>
      <w:r>
        <w:t xml:space="preserve"> </w:t>
      </w:r>
    </w:p>
    <w:p w14:paraId="3A649479" w14:textId="77777777" w:rsidR="002E4E70" w:rsidRDefault="002E4E70" w:rsidP="002E4E70">
      <w:pPr>
        <w:pStyle w:val="Heading2"/>
      </w:pPr>
      <w:bookmarkStart w:id="2030" w:name="_Toc72734897"/>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2734898"/>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D40D02"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computed many times using many different set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 xml:space="preserve">Fortunately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734899"/>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rand_seed</w:t>
            </w:r>
            <w:proofErr w:type="spellEnd"/>
            <w:r w:rsidRPr="00C40A21">
              <w:rPr>
                <w:rFonts w:ascii="Arial" w:hAnsi="Arial" w:cs="Arial"/>
                <w:i/>
                <w:sz w:val="18"/>
              </w:rPr>
              <w:t>(</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sobol_samples</w:t>
            </w:r>
            <w:proofErr w:type="spell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sobol_par_dist</w:t>
            </w:r>
            <w:proofErr w:type="spell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2734900"/>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morris_obs_sen</w:t>
            </w:r>
            <w:proofErr w:type="spell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r>
              <w:rPr>
                <w:rFonts w:ascii="Arial" w:hAnsi="Arial" w:cs="Arial"/>
                <w:i/>
                <w:sz w:val="18"/>
              </w:rPr>
              <w:t>case.sobol.si,csv</w:t>
            </w:r>
            <w:proofErr w:type="spell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734901"/>
      <w:r>
        <w:lastRenderedPageBreak/>
        <w:t>8. PESTPP-OPT</w:t>
      </w:r>
      <w:bookmarkEnd w:id="2034"/>
    </w:p>
    <w:p w14:paraId="3B763FCE" w14:textId="77777777" w:rsidR="008F0935" w:rsidRDefault="008F0935" w:rsidP="008F0935">
      <w:pPr>
        <w:pStyle w:val="Heading2"/>
      </w:pPr>
      <w:bookmarkStart w:id="2035" w:name="_Toc72734902"/>
      <w:r>
        <w:t>8.1 Introduction</w:t>
      </w:r>
      <w:bookmarkEnd w:id="2035"/>
    </w:p>
    <w:p w14:paraId="427AA6EA" w14:textId="4A11ACE4" w:rsidR="00504F24" w:rsidRDefault="00504F24" w:rsidP="00504F24">
      <w:pPr>
        <w:pStyle w:val="Heading3"/>
      </w:pPr>
      <w:bookmarkStart w:id="2036" w:name="_Toc72734903"/>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734904"/>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734905"/>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standard_deviation</w:t>
      </w:r>
      <w:proofErr w:type="spellEnd"/>
      <w:r w:rsidR="00A77BB7">
        <w:rPr>
          <w:i/>
          <w:iCs/>
          <w:lang w:val="en-AU"/>
        </w:rPr>
        <w:t xml:space="preserve">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r w:rsidR="00504F24">
        <w:rPr>
          <w:b/>
        </w:rPr>
        <w:t>J</w:t>
      </w:r>
      <w:r w:rsidRPr="00151F1A">
        <w:rPr>
          <w:vertAlign w:val="superscript"/>
        </w:rPr>
        <w:t>t</w:t>
      </w:r>
      <w:proofErr w:type="spellEnd"/>
      <w:r>
        <w:t>[</w:t>
      </w:r>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r w:rsidRPr="005F3705">
        <w:rPr>
          <w:b/>
        </w:rPr>
        <w:t>y</w:t>
      </w:r>
      <w:r w:rsidRPr="005F3705">
        <w:rPr>
          <w:vertAlign w:val="superscript"/>
        </w:rPr>
        <w:t>t</w:t>
      </w:r>
      <w:proofErr w:type="spellEnd"/>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r>
        <w:rPr>
          <w:b/>
        </w:rPr>
        <w:t>J</w:t>
      </w:r>
      <w:r w:rsidRPr="00151F1A">
        <w:rPr>
          <w:vertAlign w:val="superscript"/>
        </w:rPr>
        <w:t>t</w:t>
      </w:r>
      <w:proofErr w:type="spellEnd"/>
      <w:r>
        <w:t>[</w:t>
      </w:r>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734906"/>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constrain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2734907"/>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734908"/>
      <w:r>
        <w:t>8.2 Using PESTPP-OPT</w:t>
      </w:r>
      <w:bookmarkEnd w:id="2041"/>
    </w:p>
    <w:p w14:paraId="1E540EF5" w14:textId="3C38B441" w:rsidR="003F2EA4" w:rsidRDefault="000574FF" w:rsidP="000574FF">
      <w:pPr>
        <w:pStyle w:val="Heading3"/>
      </w:pPr>
      <w:bookmarkStart w:id="2042" w:name="_Toc72734909"/>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734910"/>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opt_dec_var_groups</w:t>
      </w:r>
      <w:proofErr w:type="spell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opt_external_dev_var_groups</w:t>
      </w:r>
      <w:proofErr w:type="spell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opt_external_dev_var_groups</w:t>
      </w:r>
      <w:proofErr w:type="spell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734911"/>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opt_obj_func</w:t>
      </w:r>
      <w:proofErr w:type="spellEnd"/>
      <w:r w:rsidRPr="00D90A97">
        <w:rPr>
          <w:i/>
        </w:rPr>
        <w:t>()</w:t>
      </w:r>
      <w:r>
        <w:t xml:space="preserve"> control variable. PESTPP-OPT is informed whether this function must be maximized or minimized through the </w:t>
      </w:r>
      <w:proofErr w:type="spellStart"/>
      <w:r>
        <w:rPr>
          <w:i/>
        </w:rPr>
        <w:t>opt_direction</w:t>
      </w:r>
      <w:proofErr w:type="spell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opt_obj_func</w:t>
      </w:r>
      <w:proofErr w:type="spell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opt_obj_func</w:t>
      </w:r>
      <w:proofErr w:type="spell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opt_obj_func</w:t>
      </w:r>
      <w:proofErr w:type="spell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734912"/>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opt_constraint_groups</w:t>
      </w:r>
      <w:proofErr w:type="spell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734913"/>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734914"/>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734915"/>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r>
        <w:rPr>
          <w:i/>
        </w:rPr>
        <w:t>parcov</w:t>
      </w:r>
      <w:proofErr w:type="spell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proofErr w:type="spellStart"/>
      <w:r w:rsidR="008F3216">
        <w:rPr>
          <w:i/>
        </w:rPr>
        <w:t>cov</w:t>
      </w:r>
      <w:proofErr w:type="spell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par_sigma_range</w:t>
      </w:r>
      <w:proofErr w:type="spell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734916"/>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opt_risk</w:t>
      </w:r>
      <w:proofErr w:type="spell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opt_risk</w:t>
      </w:r>
      <w:proofErr w:type="spellEnd"/>
      <w:r w:rsidRPr="00DE4923">
        <w:rPr>
          <w:i/>
        </w:rPr>
        <w:t>()</w:t>
      </w:r>
      <w:r>
        <w:t xml:space="preserve"> should be </w:t>
      </w:r>
      <w:r w:rsidR="00837B0F">
        <w:t>g</w:t>
      </w:r>
      <w:r>
        <w:t xml:space="preserve">reater than zero and less than one. If the value supplied for </w:t>
      </w:r>
      <w:proofErr w:type="spellStart"/>
      <w:r w:rsidRPr="00DE4923">
        <w:rPr>
          <w:i/>
        </w:rPr>
        <w:t>opt_risk</w:t>
      </w:r>
      <w:proofErr w:type="spell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opt_risk</w:t>
      </w:r>
      <w:proofErr w:type="spellEnd"/>
      <w:r w:rsidRPr="00340656">
        <w:rPr>
          <w:i/>
        </w:rPr>
        <w:t>()</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opt_risk</w:t>
      </w:r>
      <w:proofErr w:type="spell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opt_risk</w:t>
      </w:r>
      <w:proofErr w:type="spell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opt_risk</w:t>
      </w:r>
      <w:proofErr w:type="spell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2734917"/>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opt_risk</w:t>
      </w:r>
      <w:proofErr w:type="spell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opt_recalc_fosm_every</w:t>
      </w:r>
      <w:proofErr w:type="spell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opt_recalc_fosm_every</w:t>
      </w:r>
      <w:proofErr w:type="spell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base_jacobian</w:t>
      </w:r>
      <w:proofErr w:type="spell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w:t>
      </w:r>
      <w:proofErr w:type="spellStart"/>
      <w:r>
        <w:rPr>
          <w:i/>
        </w:rPr>
        <w:t>jco</w:t>
      </w:r>
      <w:proofErr w:type="spell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r>
        <w:rPr>
          <w:i/>
        </w:rPr>
        <w:t>parcov</w:t>
      </w:r>
      <w:proofErr w:type="spell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2734918"/>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opt_iter_tol</w:t>
      </w:r>
      <w:proofErr w:type="spell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opt_coin_log</w:t>
      </w:r>
      <w:proofErr w:type="spell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r>
        <w:rPr>
          <w:i/>
        </w:rPr>
        <w:t>case.coin_log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734919"/>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734920"/>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opt_skip_final</w:t>
      </w:r>
      <w:proofErr w:type="spell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734921"/>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proofErr w:type="spellStart"/>
      <w:r w:rsidR="00425F15" w:rsidRPr="003F6DDD">
        <w:rPr>
          <w:i/>
        </w:rPr>
        <w:t>hotstart_resfile</w:t>
      </w:r>
      <w:proofErr w:type="spell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734922"/>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base_jacobian</w:t>
      </w:r>
      <w:proofErr w:type="spell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734923"/>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case.coin_log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734924"/>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opt_dec_var_groups</w:t>
            </w:r>
            <w:proofErr w:type="spell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opt_external_dec_var_groups</w:t>
            </w:r>
            <w:proofErr w:type="spell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opt_constraint_groups</w:t>
            </w:r>
            <w:proofErr w:type="spell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opt_obj_func</w:t>
            </w:r>
            <w:proofErr w:type="spell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opt_risk</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proofErr w:type="spellEnd"/>
            <w:r w:rsidRPr="00C40A21">
              <w:rPr>
                <w:rFonts w:ascii="Calibri" w:hAnsi="Calibri" w:cs="Calibri"/>
                <w:i/>
                <w:sz w:val="18"/>
                <w:szCs w:val="18"/>
                <w:lang w:val="en-AU"/>
              </w:rPr>
              <w:t>(</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r>
              <w:rPr>
                <w:rFonts w:ascii="Calibri" w:hAnsi="Calibri" w:cs="Calibri"/>
                <w:i/>
                <w:sz w:val="18"/>
                <w:szCs w:val="18"/>
                <w:lang w:val="en-AU"/>
              </w:rPr>
              <w:t>parcov</w:t>
            </w:r>
            <w:proofErr w:type="spell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par_sigma_range</w:t>
            </w:r>
            <w:proofErr w:type="spell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opt_iter_toll</w:t>
            </w:r>
            <w:proofErr w:type="spell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base_jacobian</w:t>
            </w:r>
            <w:proofErr w:type="spell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roofErr w:type="spell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opt_coin_log</w:t>
            </w:r>
            <w:proofErr w:type="spell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pt_stack_size</w:t>
            </w:r>
            <w:proofErr w:type="spell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opt_par_stack</w:t>
            </w:r>
            <w:proofErr w:type="spell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pt_obs_stack</w:t>
            </w:r>
            <w:proofErr w:type="spell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734925"/>
      <w:r>
        <w:lastRenderedPageBreak/>
        <w:t>9. PESTPP-IES</w:t>
      </w:r>
      <w:bookmarkEnd w:id="2059"/>
    </w:p>
    <w:p w14:paraId="65E74FF7" w14:textId="77777777" w:rsidR="00076226" w:rsidRDefault="00076226" w:rsidP="00076226">
      <w:pPr>
        <w:pStyle w:val="Heading2"/>
      </w:pPr>
      <w:bookmarkStart w:id="2060" w:name="_Toc72734926"/>
      <w:r>
        <w:t xml:space="preserve">9.1 </w:t>
      </w:r>
      <w:r w:rsidR="0053184C">
        <w:t>Introduction</w:t>
      </w:r>
      <w:bookmarkEnd w:id="2060"/>
    </w:p>
    <w:p w14:paraId="75F39D4E" w14:textId="1AA389E4" w:rsidR="00076226" w:rsidRDefault="00076226" w:rsidP="00076226">
      <w:pPr>
        <w:pStyle w:val="Heading3"/>
      </w:pPr>
      <w:bookmarkStart w:id="2061" w:name="_Toc72734927"/>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734928"/>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r w:rsidRPr="0053513D">
        <w:rPr>
          <w:b/>
          <w:lang w:val="en-AU"/>
        </w:rPr>
        <w:t>k</w:t>
      </w:r>
      <w:proofErr w:type="spellEnd"/>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734929"/>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7A7EF12B"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p>
    <w:p w14:paraId="200F7D41" w14:textId="77777777" w:rsidR="00292C66" w:rsidRDefault="00292C66" w:rsidP="00292C66">
      <w:pPr>
        <w:pStyle w:val="Heading3"/>
      </w:pPr>
      <w:bookmarkStart w:id="2064" w:name="_Toc72734930"/>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w:t>
      </w:r>
      <w:r w:rsidR="00F9286B">
        <w:rPr>
          <w:lang w:val="en-AU"/>
        </w:rPr>
        <w:lastRenderedPageBreak/>
        <w:t xml:space="preserv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734931"/>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w:t>
      </w:r>
      <w:r>
        <w:rPr>
          <w:lang w:val="en-AU"/>
        </w:rPr>
        <w:lastRenderedPageBreak/>
        <w:t>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734932"/>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w:t>
      </w:r>
      <w:r>
        <w:rPr>
          <w:lang w:val="en-AU"/>
        </w:rPr>
        <w:lastRenderedPageBreak/>
        <w:t xml:space="preserve">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734933"/>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ies_reg_factor</w:t>
      </w:r>
      <w:proofErr w:type="spell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lastRenderedPageBreak/>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734934"/>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734935"/>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ies_enforce_bounds</w:t>
      </w:r>
      <w:proofErr w:type="spell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w:t>
      </w:r>
      <w:r>
        <w:rPr>
          <w:lang w:val="en-AU"/>
        </w:rPr>
        <w:lastRenderedPageBreak/>
        <w:t xml:space="preserve">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734936"/>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734937"/>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lastRenderedPageBreak/>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ies_num_threads</w:t>
      </w:r>
      <w:proofErr w:type="spell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 xml:space="preserve">on which the PESTPP-IES </w:t>
      </w:r>
      <w:r w:rsidR="008402EE">
        <w:rPr>
          <w:lang w:val="en-AU"/>
        </w:rPr>
        <w:lastRenderedPageBreak/>
        <w:t>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ies_autoadaloc</w:t>
      </w:r>
      <w:proofErr w:type="spell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ies_autoadaloc_sigma_dist</w:t>
      </w:r>
      <w:proofErr w:type="spell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ies_autoadaloc_sigma_dist</w:t>
      </w:r>
      <w:proofErr w:type="spell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ies_verbose_level</w:t>
      </w:r>
      <w:proofErr w:type="spell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proofErr w:type="spellStart"/>
      <w:r w:rsidR="00442AAB" w:rsidRPr="00D97A4A">
        <w:rPr>
          <w:i/>
          <w:lang w:val="en-AU"/>
        </w:rPr>
        <w:t>ies_num_threads</w:t>
      </w:r>
      <w:proofErr w:type="spell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734938"/>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 .</w:t>
      </w:r>
      <w:proofErr w:type="spellStart"/>
      <w:r>
        <w:rPr>
          <w:lang w:val="en-AU"/>
        </w:rPr>
        <w:t>cov</w:t>
      </w:r>
      <w:proofErr w:type="spell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r w:rsidR="00DB15D2">
        <w:rPr>
          <w:lang w:val="en-AU"/>
        </w:rPr>
        <w:t>/</w:t>
      </w:r>
      <w:r w:rsidR="00B83EB5">
        <w:rPr>
          <w:lang w:val="en-AU"/>
        </w:rPr>
        <w:t>.</w:t>
      </w:r>
      <w:proofErr w:type="spellStart"/>
      <w:r w:rsidR="00B83EB5">
        <w:rPr>
          <w:lang w:val="en-AU"/>
        </w:rPr>
        <w:t>jcb</w:t>
      </w:r>
      <w:proofErr w:type="spell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w:t>
      </w:r>
      <w:r w:rsidR="001057C7">
        <w:rPr>
          <w:lang w:val="en-AU"/>
        </w:rPr>
        <w:lastRenderedPageBreak/>
        <w:t xml:space="preserve">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734939"/>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w:t>
      </w:r>
      <w:r w:rsidR="00ED6C57">
        <w:rPr>
          <w:lang w:val="en-AU"/>
        </w:rPr>
        <w:lastRenderedPageBreak/>
        <w:t xml:space="preserve">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734940"/>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734941"/>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734942"/>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ies_num_reals</w:t>
      </w:r>
      <w:proofErr w:type="spell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par_sigma_range</w:t>
      </w:r>
      <w:proofErr w:type="spell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par_sigma_range</w:t>
      </w:r>
      <w:proofErr w:type="spell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w:t>
      </w:r>
      <w:r w:rsidR="00E320DD">
        <w:rPr>
          <w:lang w:val="en-AU"/>
        </w:rPr>
        <w:lastRenderedPageBreak/>
        <w:t>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par_sigma_range</w:t>
      </w:r>
      <w:proofErr w:type="spell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enforce_bounds</w:t>
      </w:r>
      <w:proofErr w:type="spell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par_sigma_range</w:t>
      </w:r>
      <w:proofErr w:type="spell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r w:rsidR="00572976">
        <w:rPr>
          <w:i/>
          <w:lang w:val="en-AU"/>
        </w:rPr>
        <w:t>parcov</w:t>
      </w:r>
      <w:proofErr w:type="spell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ies_enforce_bounds</w:t>
      </w:r>
      <w:proofErr w:type="spell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ies_add_base</w:t>
      </w:r>
      <w:proofErr w:type="spell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w:t>
      </w:r>
      <w:r w:rsidR="00197EDD">
        <w:rPr>
          <w:lang w:val="en-AU"/>
        </w:rPr>
        <w:lastRenderedPageBreak/>
        <w:t>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ies_center_on</w:t>
      </w:r>
      <w:proofErr w:type="spell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w:t>
      </w:r>
      <w:proofErr w:type="spellStart"/>
      <w:r w:rsidR="00546B73" w:rsidRPr="00546B73">
        <w:rPr>
          <w:i/>
          <w:lang w:val="en-AU"/>
        </w:rPr>
        <w:t>jco</w:t>
      </w:r>
      <w:proofErr w:type="spell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ies_parameter_ensemble</w:t>
      </w:r>
      <w:proofErr w:type="spell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ies_num_reals</w:t>
      </w:r>
      <w:proofErr w:type="spell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ies_num_reals</w:t>
      </w:r>
      <w:proofErr w:type="spell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ies_num_reals</w:t>
      </w:r>
      <w:proofErr w:type="spell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ies_csv_by_reals</w:t>
      </w:r>
      <w:proofErr w:type="spell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ies_csv_by_reals</w:t>
      </w:r>
      <w:proofErr w:type="spell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w:t>
      </w:r>
      <w:r w:rsidR="00EB3DD3">
        <w:rPr>
          <w:lang w:val="en-AU"/>
        </w:rPr>
        <w:lastRenderedPageBreak/>
        <w:t xml:space="preserve">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ies_add_base</w:t>
      </w:r>
      <w:proofErr w:type="spell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ies_enforce_bound</w:t>
      </w:r>
      <w:r w:rsidRPr="001F7788">
        <w:rPr>
          <w:i/>
          <w:lang w:val="en-AU"/>
        </w:rPr>
        <w:t>s</w:t>
      </w:r>
      <w:proofErr w:type="spell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ies_observation_ensembl</w:t>
      </w:r>
      <w:r w:rsidRPr="001F7788">
        <w:rPr>
          <w:i/>
          <w:lang w:val="en-AU"/>
        </w:rPr>
        <w:t>e</w:t>
      </w:r>
      <w:proofErr w:type="spell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734943"/>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ies_use_appro</w:t>
      </w:r>
      <w:r w:rsidR="00965D74" w:rsidRPr="00ED6A63">
        <w:rPr>
          <w:i/>
          <w:lang w:val="en-AU"/>
        </w:rPr>
        <w:t>x</w:t>
      </w:r>
      <w:proofErr w:type="spellEnd"/>
      <w:r w:rsidR="00965D74" w:rsidRPr="00ED6A63">
        <w:rPr>
          <w:i/>
          <w:lang w:val="en-AU"/>
        </w:rPr>
        <w:t>()</w:t>
      </w:r>
      <w:r w:rsidR="00965D74">
        <w:rPr>
          <w:lang w:val="en-AU"/>
        </w:rPr>
        <w:t xml:space="preserve"> control variable. Despite the fact </w:t>
      </w:r>
      <w:r w:rsidR="00965D74">
        <w:rPr>
          <w:lang w:val="en-AU"/>
        </w:rPr>
        <w:lastRenderedPageBreak/>
        <w:t>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ies_reg_factor</w:t>
      </w:r>
      <w:proofErr w:type="spell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ies_reg_facto</w:t>
      </w:r>
      <w:r w:rsidR="000C575A" w:rsidRPr="003B4E7B">
        <w:rPr>
          <w:i/>
          <w:lang w:val="en-AU"/>
        </w:rPr>
        <w:t>r</w:t>
      </w:r>
      <w:proofErr w:type="spell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ies_reg_factor</w:t>
      </w:r>
      <w:proofErr w:type="spell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ies_reg_factor</w:t>
      </w:r>
      <w:proofErr w:type="spellEnd"/>
      <w:r w:rsidR="003228FE">
        <w:rPr>
          <w:i/>
          <w:lang w:val="en-AU"/>
        </w:rPr>
        <w:t>()</w:t>
      </w:r>
      <w:bookmarkEnd w:id="2078"/>
      <w:r w:rsidR="003228FE">
        <w:rPr>
          <w:lang w:val="en-AU"/>
        </w:rPr>
        <w:t xml:space="preserve"> can be </w:t>
      </w:r>
      <w:r w:rsidR="003228FE">
        <w:rPr>
          <w:lang w:val="en-AU"/>
        </w:rPr>
        <w:lastRenderedPageBreak/>
        <w:t>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ies_reg_factor</w:t>
      </w:r>
      <w:proofErr w:type="spell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ies_reg_factor</w:t>
      </w:r>
      <w:proofErr w:type="spell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ies_use_appro</w:t>
      </w:r>
      <w:r w:rsidRPr="005915BF">
        <w:rPr>
          <w:i/>
          <w:lang w:val="en-AU"/>
        </w:rPr>
        <w:t>x</w:t>
      </w:r>
      <w:proofErr w:type="spell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ies_reg_fact</w:t>
      </w:r>
      <w:r w:rsidR="004F6936" w:rsidRPr="005915BF">
        <w:rPr>
          <w:i/>
          <w:lang w:val="en-AU"/>
        </w:rPr>
        <w:t>or</w:t>
      </w:r>
      <w:proofErr w:type="spell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r w:rsidR="00A35875">
        <w:rPr>
          <w:i/>
          <w:lang w:val="en-AU"/>
        </w:rPr>
        <w:t>pa</w:t>
      </w:r>
      <w:r w:rsidR="00A35875" w:rsidRPr="005915BF">
        <w:rPr>
          <w:i/>
          <w:lang w:val="en-AU"/>
        </w:rPr>
        <w:t>rcov</w:t>
      </w:r>
      <w:proofErr w:type="spell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ies_use_empirical_prior</w:t>
      </w:r>
      <w:proofErr w:type="spell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ies_use_empirical_pri</w:t>
      </w:r>
      <w:r w:rsidR="00D33BC5" w:rsidRPr="005915BF">
        <w:rPr>
          <w:i/>
          <w:lang w:val="en-AU"/>
        </w:rPr>
        <w:t>or</w:t>
      </w:r>
      <w:proofErr w:type="spell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734944"/>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w:t>
      </w:r>
      <w:r w:rsidR="001F157E">
        <w:rPr>
          <w:lang w:val="en-AU"/>
        </w:rPr>
        <w:lastRenderedPageBreak/>
        <w:t>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ies_use_prior_scalin</w:t>
      </w:r>
      <w:r w:rsidRPr="005C5FA4">
        <w:rPr>
          <w:i/>
          <w:lang w:val="en-AU"/>
        </w:rPr>
        <w:t>g</w:t>
      </w:r>
      <w:proofErr w:type="spell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ies_use_prior_scaling</w:t>
      </w:r>
      <w:proofErr w:type="spell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734945"/>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w:t>
      </w:r>
      <w:r w:rsidR="00A55BD4">
        <w:rPr>
          <w:lang w:val="en-AU"/>
        </w:rPr>
        <w:lastRenderedPageBreak/>
        <w:t xml:space="preserve">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_size</w:t>
      </w:r>
      <w:proofErr w:type="spell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ies_lambda_mult</w:t>
      </w:r>
      <w:r w:rsidRPr="006C02E1">
        <w:rPr>
          <w:i/>
          <w:lang w:val="en-AU"/>
        </w:rPr>
        <w:t>s</w:t>
      </w:r>
      <w:proofErr w:type="spell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lambda_scale_fa</w:t>
      </w:r>
      <w:r w:rsidR="00757D47" w:rsidRPr="006C02E1">
        <w:rPr>
          <w:i/>
          <w:lang w:val="en-AU"/>
        </w:rPr>
        <w:t>c</w:t>
      </w:r>
      <w:proofErr w:type="spell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ies_lambda_mult</w:t>
      </w:r>
      <w:r w:rsidR="00757D47" w:rsidRPr="006C02E1">
        <w:rPr>
          <w:i/>
          <w:lang w:val="en-AU"/>
        </w:rPr>
        <w:t>s</w:t>
      </w:r>
      <w:proofErr w:type="spell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ies_initial_lambd</w:t>
      </w:r>
      <w:r w:rsidRPr="0055185E">
        <w:rPr>
          <w:i/>
          <w:lang w:val="en-AU"/>
        </w:rPr>
        <w:t>a</w:t>
      </w:r>
      <w:proofErr w:type="spellEnd"/>
      <w:r w:rsidRPr="0055185E">
        <w:rPr>
          <w:i/>
          <w:lang w:val="en-AU"/>
        </w:rPr>
        <w:t>()</w:t>
      </w:r>
      <w:r>
        <w:rPr>
          <w:lang w:val="en-AU"/>
        </w:rPr>
        <w:t xml:space="preserve"> control variable. Lambda multipliers supplied through </w:t>
      </w:r>
      <w:proofErr w:type="spellStart"/>
      <w:r>
        <w:rPr>
          <w:i/>
          <w:lang w:val="en-AU"/>
        </w:rPr>
        <w:t>ies_lambda_mult</w:t>
      </w:r>
      <w:r w:rsidRPr="0055185E">
        <w:rPr>
          <w:i/>
          <w:lang w:val="en-AU"/>
        </w:rPr>
        <w:t>s</w:t>
      </w:r>
      <w:proofErr w:type="spell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ies_initial_lambda</w:t>
            </w:r>
            <w:proofErr w:type="spell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ies_subset_size</w:t>
            </w:r>
            <w:proofErr w:type="spell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ies_lambda_mults</w:t>
            </w:r>
            <w:proofErr w:type="spell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ies_lambda_scale_fac</w:t>
            </w:r>
            <w:proofErr w:type="spell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ies_accept_phi_fac</w:t>
      </w:r>
      <w:proofErr w:type="spell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lambda_inc_fac</w:t>
      </w:r>
      <w:proofErr w:type="spellEnd"/>
      <w:r w:rsidR="003D03F8">
        <w:rPr>
          <w:i/>
          <w:lang w:val="en-AU"/>
        </w:rPr>
        <w:t>()</w:t>
      </w:r>
      <w:r w:rsidR="003D03F8">
        <w:rPr>
          <w:lang w:val="en-AU"/>
        </w:rPr>
        <w:t xml:space="preserve"> control variable </w:t>
      </w:r>
      <w:r w:rsidR="003D03F8">
        <w:rPr>
          <w:lang w:val="en-AU"/>
        </w:rPr>
        <w:lastRenderedPageBreak/>
        <w:t xml:space="preserve">(the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ies_accept_phi_fac</w:t>
      </w:r>
      <w:proofErr w:type="spell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ies_accept_phi</w:t>
      </w:r>
      <w:proofErr w:type="spell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lambda_dec_fac</w:t>
      </w:r>
      <w:proofErr w:type="spell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lambda_dec_fac</w:t>
      </w:r>
      <w:proofErr w:type="spell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734946"/>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ies_restart_obs_en</w:t>
      </w:r>
      <w:r w:rsidR="005C0352">
        <w:rPr>
          <w:i/>
          <w:lang w:val="en-AU"/>
        </w:rPr>
        <w:t>semble</w:t>
      </w:r>
      <w:proofErr w:type="spell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ies_restart_parameter_ensemble</w:t>
      </w:r>
      <w:proofErr w:type="spell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ies_restart_parameter_ensemble</w:t>
      </w:r>
      <w:proofErr w:type="spell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w:t>
      </w:r>
      <w:r>
        <w:rPr>
          <w:lang w:val="en-AU"/>
        </w:rPr>
        <w:lastRenderedPageBreak/>
        <w:t>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ies_parameter_ensemble</w:t>
      </w:r>
      <w:proofErr w:type="spell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ies_observation_ensemble</w:t>
      </w:r>
      <w:proofErr w:type="spell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ies_parameter_ensemble</w:t>
      </w:r>
      <w:proofErr w:type="spell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ies_observation_ensemble</w:t>
      </w:r>
      <w:proofErr w:type="spell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ies_observation_ensemble</w:t>
      </w:r>
      <w:proofErr w:type="spell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ies_observation_ensemble</w:t>
      </w:r>
      <w:proofErr w:type="spell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ies_restart_observation_ensemble</w:t>
      </w:r>
      <w:proofErr w:type="spell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2734947"/>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r w:rsidRPr="007E2A31">
        <w:rPr>
          <w:i/>
          <w:lang w:val="en-AU"/>
        </w:rPr>
        <w:t>phi</w:t>
      </w:r>
      <w:proofErr w:type="spell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lastRenderedPageBreak/>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734948"/>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ies_verbose_leve</w:t>
      </w:r>
      <w:r w:rsidRPr="00B97CDB">
        <w:rPr>
          <w:i/>
          <w:lang w:val="en-AU"/>
        </w:rPr>
        <w:t>l</w:t>
      </w:r>
      <w:proofErr w:type="spell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save_lambda_ense</w:t>
      </w:r>
      <w:r w:rsidRPr="00B97CDB">
        <w:rPr>
          <w:i/>
          <w:lang w:val="en-AU"/>
        </w:rPr>
        <w:t>mbles</w:t>
      </w:r>
      <w:proofErr w:type="spell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734949"/>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lastRenderedPageBreak/>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734950"/>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734951"/>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ies_save_binary</w:t>
      </w:r>
      <w:proofErr w:type="spell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ies_csv_by_reals</w:t>
      </w:r>
      <w:proofErr w:type="spell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ies_csv_by_reals</w:t>
      </w:r>
      <w:proofErr w:type="spell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lastRenderedPageBreak/>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save_lambda_ensembles</w:t>
            </w:r>
            <w:proofErr w:type="spell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regul_frac</w:t>
            </w:r>
            <w:proofErr w:type="spell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w:t>
      </w:r>
      <w:r>
        <w:lastRenderedPageBreak/>
        <w:t xml:space="preserve">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734952"/>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r>
              <w:rPr>
                <w:rFonts w:ascii="Arial" w:hAnsi="Arial" w:cs="Arial"/>
                <w:i/>
                <w:sz w:val="18"/>
              </w:rPr>
              <w:t>/.</w:t>
            </w:r>
            <w:proofErr w:type="spellStart"/>
            <w:r>
              <w:rPr>
                <w:rFonts w:ascii="Arial" w:hAnsi="Arial" w:cs="Arial"/>
                <w:i/>
                <w:sz w:val="18"/>
              </w:rPr>
              <w:t>jcb</w:t>
            </w:r>
            <w:proofErr w:type="spell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734953"/>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ies_num_reals</w:t>
            </w:r>
            <w:proofErr w:type="spell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r w:rsidRPr="00C40A21">
              <w:rPr>
                <w:rFonts w:ascii="Calibri" w:hAnsi="Calibri"/>
                <w:i/>
                <w:sz w:val="18"/>
                <w:lang w:val="en-AU"/>
              </w:rPr>
              <w:t>parcov</w:t>
            </w:r>
            <w:proofErr w:type="spell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lastRenderedPageBreak/>
              <w:t>par_sigma_range</w:t>
            </w:r>
            <w:proofErr w:type="spell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ies_parameter_ensemble</w:t>
            </w:r>
            <w:proofErr w:type="spell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roofErr w:type="spell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proofErr w:type="spell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es_restart_parameter_ensemble</w:t>
            </w:r>
            <w:proofErr w:type="spell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proofErr w:type="spell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ies_restart_observation_ensemble</w:t>
            </w:r>
            <w:proofErr w:type="spellEnd"/>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roofErr w:type="spell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ies_lambda_mults</w:t>
            </w:r>
            <w:proofErr w:type="spellEnd"/>
            <w:r w:rsidRPr="00C40A21">
              <w:rPr>
                <w:rFonts w:ascii="Calibri" w:hAnsi="Calibri" w:cs="Calibri"/>
                <w:i/>
                <w:sz w:val="18"/>
                <w:lang w:val="en-AU"/>
              </w:rPr>
              <w:t>(</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lambda_scale_fac</w:t>
            </w:r>
            <w:proofErr w:type="spellEnd"/>
            <w:r w:rsidRPr="00C40A21">
              <w:rPr>
                <w:rFonts w:ascii="Calibri" w:hAnsi="Calibri"/>
                <w:i/>
                <w:sz w:val="18"/>
                <w:lang w:val="en-AU"/>
              </w:rPr>
              <w:t>(</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ies_subset_size</w:t>
            </w:r>
            <w:proofErr w:type="spellEnd"/>
            <w:r w:rsidRPr="00C40A21">
              <w:rPr>
                <w:rFonts w:ascii="Calibri" w:hAnsi="Calibri" w:cs="Calibri"/>
                <w:i/>
                <w:sz w:val="18"/>
                <w:lang w:val="en-AU"/>
              </w:rPr>
              <w:t>(</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F20DCB" w:rsidRPr="00C40A21">
              <w:rPr>
                <w:rFonts w:ascii="Calibri" w:hAnsi="Calibri" w:cs="Calibri"/>
                <w:i/>
                <w:sz w:val="18"/>
                <w:lang w:val="en-AU"/>
              </w:rPr>
              <w:t>es_reg_factor</w:t>
            </w:r>
            <w:proofErr w:type="spell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es_bad_phi</w:t>
            </w:r>
            <w:proofErr w:type="spell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es_bad_phi_sigma</w:t>
            </w:r>
            <w:proofErr w:type="spell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ies_bad_phi_sigma</w:t>
            </w:r>
            <w:proofErr w:type="spell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ies_parameter_ensemble</w:t>
            </w:r>
            <w:proofErr w:type="spell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es_verbose_level</w:t>
            </w:r>
            <w:proofErr w:type="spell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es_accept_phi_fac</w:t>
            </w:r>
            <w:proofErr w:type="spell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w:t>
            </w:r>
            <w:proofErr w:type="spell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es_lambda_inc_fac</w:t>
            </w:r>
            <w:proofErr w:type="spell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first”,”last</w:t>
            </w:r>
            <w:proofErr w:type="spell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phi_based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t>ies_num_threads</w:t>
            </w:r>
            <w:proofErr w:type="spell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ies_num_threads</w:t>
            </w:r>
            <w:proofErr w:type="spell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lastRenderedPageBreak/>
              <w:t>ies_localizer</w:t>
            </w:r>
            <w:proofErr w:type="spell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ies_autoadaloc_sigma_dist</w:t>
            </w:r>
            <w:proofErr w:type="spell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ies_save_rescov</w:t>
            </w:r>
            <w:proofErr w:type="spell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r>
              <w:rPr>
                <w:rFonts w:ascii="Calibri" w:hAnsi="Calibri" w:cs="Calibri"/>
                <w:sz w:val="18"/>
                <w:lang w:val="en-AU"/>
              </w:rPr>
              <w:t>/.</w:t>
            </w:r>
            <w:proofErr w:type="spellStart"/>
            <w:r>
              <w:rPr>
                <w:rFonts w:ascii="Calibri" w:hAnsi="Calibri" w:cs="Calibri"/>
                <w:sz w:val="18"/>
                <w:lang w:val="en-AU"/>
              </w:rPr>
              <w:t>jcb</w:t>
            </w:r>
            <w:proofErr w:type="spell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obscov</w:t>
            </w:r>
            <w:proofErr w:type="spell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rand_seed</w:t>
            </w:r>
            <w:proofErr w:type="spellEnd"/>
            <w:r w:rsidRPr="00C40A21">
              <w:rPr>
                <w:rFonts w:ascii="Arial" w:hAnsi="Arial" w:cs="Arial"/>
                <w:i/>
                <w:sz w:val="18"/>
              </w:rPr>
              <w:t>(</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734954"/>
      <w:r>
        <w:lastRenderedPageBreak/>
        <w:t>10. PESTPP-SWP</w:t>
      </w:r>
      <w:bookmarkEnd w:id="2089"/>
    </w:p>
    <w:p w14:paraId="77590EE7" w14:textId="77777777" w:rsidR="00975E92" w:rsidRDefault="006210E5" w:rsidP="006210E5">
      <w:pPr>
        <w:pStyle w:val="Heading2"/>
      </w:pPr>
      <w:bookmarkStart w:id="2090" w:name="_Toc72734955"/>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734956"/>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_file</w:t>
      </w:r>
      <w:proofErr w:type="spell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_file</w:t>
      </w:r>
      <w:proofErr w:type="spell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ies_csv_by_reals</w:t>
      </w:r>
      <w:proofErr w:type="spell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sweep_forgiv</w:t>
      </w:r>
      <w:r w:rsidRPr="001D5847">
        <w:rPr>
          <w:i/>
          <w:lang w:val="en-AU"/>
        </w:rPr>
        <w:t>e</w:t>
      </w:r>
      <w:proofErr w:type="spell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_file</w:t>
      </w:r>
      <w:proofErr w:type="spell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sweep_chun</w:t>
      </w:r>
      <w:r w:rsidRPr="001D5847">
        <w:rPr>
          <w:i/>
          <w:lang w:val="en-AU"/>
        </w:rPr>
        <w:t>k</w:t>
      </w:r>
      <w:proofErr w:type="spell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734957"/>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Ies_csv_by_reals</w:t>
            </w:r>
            <w:proofErr w:type="spell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sweep_parameter_csv_file</w:t>
            </w:r>
            <w:proofErr w:type="spell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sweep_chunk</w:t>
            </w:r>
            <w:proofErr w:type="spell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734958"/>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734959"/>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734960"/>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734961"/>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D40D02"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734962"/>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734963"/>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734964"/>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734965"/>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r w:rsidRPr="00BD0E0F">
        <w:rPr>
          <w:rFonts w:ascii="Courier New" w:hAnsi="Courier New" w:cs="Courier New"/>
          <w:sz w:val="20"/>
          <w:lang w:val="en-AU"/>
        </w:rPr>
        <w:t>textstring:port</w:t>
      </w:r>
      <w:proofErr w:type="spell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proofErr w:type="spellStart"/>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734966"/>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D40D02"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 xml:space="preserve">-best position is determined </w:t>
      </w:r>
      <w:r w:rsidRPr="00710B42">
        <w:rPr>
          <w:lang w:val="en-AU"/>
        </w:rPr>
        <w:lastRenderedPageBreak/>
        <w:t>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734967"/>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D40D02"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734968"/>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t>
      </w:r>
      <w:r>
        <w:rPr>
          <w:lang w:val="en-AU"/>
        </w:rPr>
        <w:lastRenderedPageBreak/>
        <w:t xml:space="preserve">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734969"/>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734970"/>
      <w:r>
        <w:t>12. PESTPP-DA</w:t>
      </w:r>
      <w:bookmarkEnd w:id="2263"/>
    </w:p>
    <w:p w14:paraId="12722161" w14:textId="209CEF5B" w:rsidR="005F39E4" w:rsidRDefault="005F39E4" w:rsidP="005F39E4">
      <w:pPr>
        <w:pStyle w:val="Heading2"/>
      </w:pPr>
      <w:bookmarkStart w:id="2264" w:name="_Toc72734971"/>
      <w:r>
        <w:t>12.1 Introduction</w:t>
      </w:r>
      <w:bookmarkEnd w:id="2264"/>
    </w:p>
    <w:p w14:paraId="3F774122" w14:textId="2F5F206C"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ins w:id="2265" w:author="Alzraiee, Ayman H" w:date="2021-05-24T20:49:00Z">
        <w:r w:rsidR="009849A7">
          <w:rPr>
            <w:lang w:val="en-AU"/>
          </w:rPr>
          <w:t xml:space="preserve">Usually, </w:t>
        </w:r>
      </w:ins>
      <w:del w:id="2266" w:author="Alzraiee, Ayman H" w:date="2021-05-24T20:49:00Z">
        <w:r w:rsidDel="009849A7">
          <w:rPr>
            <w:lang w:val="en-AU"/>
          </w:rPr>
          <w:delText>S</w:delText>
        </w:r>
      </w:del>
      <w:ins w:id="2267" w:author="Alzraiee, Ayman H" w:date="2021-05-24T20:49:00Z">
        <w:r w:rsidR="009849A7">
          <w:rPr>
            <w:lang w:val="en-AU"/>
          </w:rPr>
          <w:t>s</w:t>
        </w:r>
      </w:ins>
      <w:r>
        <w:rPr>
          <w:lang w:val="en-AU"/>
        </w:rPr>
        <w:t>equential estimation requires</w:t>
      </w:r>
      <w:ins w:id="2268" w:author="Alzraiee, Ayman H" w:date="2021-05-24T20:40:00Z">
        <w:r w:rsidR="0069093A">
          <w:rPr>
            <w:lang w:val="en-AU"/>
          </w:rPr>
          <w:t xml:space="preserve"> running the model for </w:t>
        </w:r>
      </w:ins>
      <w:ins w:id="2269" w:author="Alzraiee, Ayman H" w:date="2021-05-24T20:41:00Z">
        <w:r w:rsidR="0069093A">
          <w:rPr>
            <w:lang w:val="en-AU"/>
          </w:rPr>
          <w:t>a specific period of time, extract observed simulated equivalent, implement da</w:t>
        </w:r>
      </w:ins>
      <w:ins w:id="2270" w:author="Alzraiee, Ayman H" w:date="2021-05-24T20:42:00Z">
        <w:r w:rsidR="0069093A">
          <w:rPr>
            <w:lang w:val="en-AU"/>
          </w:rPr>
          <w:t>ta assimilation</w:t>
        </w:r>
      </w:ins>
      <w:ins w:id="2271" w:author="Alzraiee, Ayman H" w:date="2021-05-24T20:43:00Z">
        <w:r w:rsidR="0069093A">
          <w:rPr>
            <w:lang w:val="en-AU"/>
          </w:rPr>
          <w:t xml:space="preserve"> to update parameters or</w:t>
        </w:r>
      </w:ins>
      <w:ins w:id="2272" w:author="Alzraiee, Ayman H" w:date="2021-05-24T20:44:00Z">
        <w:r w:rsidR="0069093A">
          <w:rPr>
            <w:lang w:val="en-AU"/>
          </w:rPr>
          <w:t xml:space="preserve"> dynamic states</w:t>
        </w:r>
      </w:ins>
      <w:ins w:id="2273" w:author="Alzraiee, Ayman H" w:date="2021-05-24T20:42:00Z">
        <w:r w:rsidR="0069093A">
          <w:rPr>
            <w:lang w:val="en-AU"/>
          </w:rPr>
          <w:t xml:space="preserve">, and </w:t>
        </w:r>
      </w:ins>
      <w:del w:id="2274" w:author="Alzraiee, Ayman H" w:date="2021-05-24T20:42:00Z">
        <w:r w:rsidDel="0069093A">
          <w:rPr>
            <w:lang w:val="en-AU"/>
          </w:rPr>
          <w:delText xml:space="preserve"> </w:delText>
        </w:r>
      </w:del>
      <w:ins w:id="2275" w:author="Alzraiee, Ayman H" w:date="2021-05-24T20:40:00Z">
        <w:r w:rsidR="0069093A">
          <w:rPr>
            <w:lang w:val="en-AU"/>
          </w:rPr>
          <w:t>restart the forward model</w:t>
        </w:r>
      </w:ins>
      <w:ins w:id="2276" w:author="Alzraiee, Ayman H" w:date="2021-05-24T20:42:00Z">
        <w:r w:rsidR="0069093A">
          <w:rPr>
            <w:lang w:val="en-AU"/>
          </w:rPr>
          <w:t xml:space="preserve"> to simulate the next period of time. To </w:t>
        </w:r>
      </w:ins>
      <w:ins w:id="2277" w:author="Alzraiee, Ayman H" w:date="2021-05-24T20:43:00Z">
        <w:r w:rsidR="0069093A">
          <w:rPr>
            <w:lang w:val="en-AU"/>
          </w:rPr>
          <w:t xml:space="preserve">allow PESTPP-DA to handle a wide range of assimilation schemes, </w:t>
        </w:r>
      </w:ins>
      <w:ins w:id="2278" w:author="Alzraiee, Ayman H" w:date="2021-05-24T20:44:00Z">
        <w:r w:rsidR="0069093A">
          <w:rPr>
            <w:lang w:val="en-AU"/>
          </w:rPr>
          <w:t xml:space="preserve">the </w:t>
        </w:r>
      </w:ins>
      <w:ins w:id="2279" w:author="Alzraiee, Ayman H" w:date="2021-05-24T20:45:00Z">
        <w:r w:rsidR="0069093A">
          <w:rPr>
            <w:lang w:val="en-AU"/>
          </w:rPr>
          <w:t>“</w:t>
        </w:r>
      </w:ins>
      <w:ins w:id="2280" w:author="Alzraiee, Ayman H" w:date="2021-05-24T20:44:00Z">
        <w:r w:rsidR="0069093A">
          <w:rPr>
            <w:lang w:val="en-AU"/>
          </w:rPr>
          <w:t>assimilation cycle</w:t>
        </w:r>
      </w:ins>
      <w:ins w:id="2281" w:author="Alzraiee, Ayman H" w:date="2021-05-24T20:45:00Z">
        <w:r w:rsidR="0069093A">
          <w:rPr>
            <w:lang w:val="en-AU"/>
          </w:rPr>
          <w:t>”</w:t>
        </w:r>
      </w:ins>
      <w:ins w:id="2282" w:author="Alzraiee, Ayman H" w:date="2021-05-24T20:44:00Z">
        <w:r w:rsidR="0069093A">
          <w:rPr>
            <w:lang w:val="en-AU"/>
          </w:rPr>
          <w:t xml:space="preserve"> concept is introduced. </w:t>
        </w:r>
      </w:ins>
      <w:del w:id="2283" w:author="Alzraiee, Ayman H" w:date="2021-05-24T20:45:00Z">
        <w:r w:rsidDel="0069093A">
          <w:rPr>
            <w:lang w:val="en-AU"/>
          </w:rPr>
          <w:delText>knowledge of “cycles”, which</w:delText>
        </w:r>
      </w:del>
      <w:ins w:id="2284" w:author="Alzraiee, Ayman H" w:date="2021-05-24T20:45:00Z">
        <w:r w:rsidR="0069093A">
          <w:rPr>
            <w:lang w:val="en-AU"/>
          </w:rPr>
          <w:t>”Cycle</w:t>
        </w:r>
      </w:ins>
      <w:r>
        <w:rPr>
          <w:lang w:val="en-AU"/>
        </w:rPr>
        <w:t xml:space="preserve"> is usually a period of time during which specific </w:t>
      </w:r>
      <w:proofErr w:type="spellStart"/>
      <w:r>
        <w:rPr>
          <w:lang w:val="en-AU"/>
        </w:rPr>
        <w:t>forcings</w:t>
      </w:r>
      <w:proofErr w:type="spellEnd"/>
      <w:r>
        <w:rPr>
          <w:lang w:val="en-AU"/>
        </w:rPr>
        <w:t xml:space="preserve"> are applied </w:t>
      </w:r>
      <w:del w:id="2285" w:author="Alzraiee, Ayman H" w:date="2021-05-24T20:37:00Z">
        <w:r w:rsidDel="00D40D02">
          <w:rPr>
            <w:lang w:val="en-AU"/>
          </w:rPr>
          <w:delText>and</w:delText>
        </w:r>
        <w:r w:rsidR="00D40D02" w:rsidDel="00D40D02">
          <w:rPr>
            <w:lang w:val="en-AU"/>
          </w:rPr>
          <w:delText>/o</w:delText>
        </w:r>
      </w:del>
      <w:ins w:id="2286" w:author="Alzraiee, Ayman H" w:date="2021-05-24T20:37:00Z">
        <w:r w:rsidR="00D40D02">
          <w:rPr>
            <w:lang w:val="en-AU"/>
          </w:rPr>
          <w:t>and/or</w:t>
        </w:r>
      </w:ins>
      <w:del w:id="2287" w:author="Alzraiee, Ayman H" w:date="2021-05-24T20:37:00Z">
        <w:r w:rsidR="00D40D02" w:rsidDel="00D40D02">
          <w:rPr>
            <w:lang w:val="en-AU"/>
          </w:rPr>
          <w:delText>r</w:delText>
        </w:r>
      </w:del>
      <w:r>
        <w:rPr>
          <w:lang w:val="en-AU"/>
        </w:rPr>
        <w:t xml:space="preserve"> specific discrete-time observations are available to be assimilated.  </w:t>
      </w:r>
      <w:ins w:id="2288" w:author="Alzraiee, Ayman H" w:date="2021-05-24T20:37:00Z">
        <w:r w:rsidR="00D40D02">
          <w:rPr>
            <w:lang w:val="en-AU"/>
          </w:rPr>
          <w:t>When data assimilation is employed, t</w:t>
        </w:r>
      </w:ins>
      <w:ins w:id="2289" w:author="Alzraiee, Ayman H" w:date="2021-05-24T20:33:00Z">
        <w:r w:rsidR="00D40D02">
          <w:rPr>
            <w:lang w:val="en-AU"/>
          </w:rPr>
          <w:t>he simulation period can be divided into as many cycles as</w:t>
        </w:r>
      </w:ins>
      <w:ins w:id="2290" w:author="Alzraiee, Ayman H" w:date="2021-05-24T20:36:00Z">
        <w:r w:rsidR="00D40D02">
          <w:rPr>
            <w:lang w:val="en-AU"/>
          </w:rPr>
          <w:t xml:space="preserve"> a</w:t>
        </w:r>
      </w:ins>
      <w:ins w:id="2291" w:author="Alzraiee, Ayman H" w:date="2021-05-24T20:33:00Z">
        <w:r w:rsidR="00D40D02">
          <w:rPr>
            <w:lang w:val="en-AU"/>
          </w:rPr>
          <w:t xml:space="preserve"> user need</w:t>
        </w:r>
      </w:ins>
      <w:ins w:id="2292" w:author="Alzraiee, Ayman H" w:date="2021-05-24T20:36:00Z">
        <w:r w:rsidR="00D40D02">
          <w:rPr>
            <w:lang w:val="en-AU"/>
          </w:rPr>
          <w:t>s</w:t>
        </w:r>
      </w:ins>
      <w:ins w:id="2293" w:author="Alzraiee, Ayman H" w:date="2021-05-24T20:33:00Z">
        <w:r w:rsidR="00D40D02">
          <w:rPr>
            <w:lang w:val="en-AU"/>
          </w:rPr>
          <w:t xml:space="preserve">. </w:t>
        </w:r>
      </w:ins>
      <w:ins w:id="2294" w:author="Alzraiee, Ayman H" w:date="2021-05-24T20:34:00Z">
        <w:r w:rsidR="00D40D02">
          <w:rPr>
            <w:lang w:val="en-AU"/>
          </w:rPr>
          <w:t xml:space="preserve">Cycles can be used to represent </w:t>
        </w:r>
      </w:ins>
      <w:ins w:id="2295" w:author="Alzraiee, Ayman H" w:date="2021-05-24T20:38:00Z">
        <w:r w:rsidR="0069093A">
          <w:rPr>
            <w:lang w:val="en-AU"/>
          </w:rPr>
          <w:t>one-time</w:t>
        </w:r>
      </w:ins>
      <w:ins w:id="2296" w:author="Alzraiee, Ayman H" w:date="2021-05-24T20:34:00Z">
        <w:r w:rsidR="00D40D02">
          <w:rPr>
            <w:lang w:val="en-AU"/>
          </w:rPr>
          <w:t xml:space="preserve"> step</w:t>
        </w:r>
      </w:ins>
      <w:ins w:id="2297" w:author="Alzraiee, Ayman H" w:date="2021-05-24T20:36:00Z">
        <w:r w:rsidR="00D40D02">
          <w:rPr>
            <w:lang w:val="en-AU"/>
          </w:rPr>
          <w:t>;</w:t>
        </w:r>
      </w:ins>
      <w:ins w:id="2298" w:author="Alzraiee, Ayman H" w:date="2021-05-24T20:35:00Z">
        <w:r w:rsidR="00D40D02">
          <w:rPr>
            <w:lang w:val="en-AU"/>
          </w:rPr>
          <w:t xml:space="preserve"> </w:t>
        </w:r>
      </w:ins>
      <w:ins w:id="2299" w:author="Alzraiee, Ayman H" w:date="2021-05-24T20:36:00Z">
        <w:r w:rsidR="00D40D02">
          <w:rPr>
            <w:lang w:val="en-AU"/>
          </w:rPr>
          <w:t>i</w:t>
        </w:r>
      </w:ins>
      <w:ins w:id="2300" w:author="Alzraiee, Ayman H" w:date="2021-05-24T20:35:00Z">
        <w:r w:rsidR="00D40D02">
          <w:rPr>
            <w:lang w:val="en-AU"/>
          </w:rPr>
          <w:t xml:space="preserve">n this case </w:t>
        </w:r>
        <w:proofErr w:type="spellStart"/>
        <w:r w:rsidR="00D40D02">
          <w:rPr>
            <w:lang w:val="en-AU"/>
          </w:rPr>
          <w:t>case</w:t>
        </w:r>
        <w:proofErr w:type="spellEnd"/>
        <w:r w:rsidR="00D40D02">
          <w:rPr>
            <w:lang w:val="en-AU"/>
          </w:rPr>
          <w:t xml:space="preserve"> the forward model will be run (advanced in time) for one time step</w:t>
        </w:r>
      </w:ins>
      <w:ins w:id="2301" w:author="Alzraiee, Ayman H" w:date="2021-05-24T20:50:00Z">
        <w:r w:rsidR="009849A7">
          <w:rPr>
            <w:lang w:val="en-AU"/>
          </w:rPr>
          <w:t xml:space="preserve"> to </w:t>
        </w:r>
        <w:proofErr w:type="spellStart"/>
        <w:r w:rsidR="009849A7">
          <w:rPr>
            <w:lang w:val="en-AU"/>
          </w:rPr>
          <w:t>implemnent</w:t>
        </w:r>
        <w:proofErr w:type="spellEnd"/>
        <w:r w:rsidR="009849A7">
          <w:rPr>
            <w:lang w:val="en-AU"/>
          </w:rPr>
          <w:t xml:space="preserve"> Ensemble Kalman Filter</w:t>
        </w:r>
      </w:ins>
      <w:ins w:id="2302" w:author="Alzraiee, Ayman H" w:date="2021-05-24T20:35:00Z">
        <w:r w:rsidR="00D40D02">
          <w:rPr>
            <w:lang w:val="en-AU"/>
          </w:rPr>
          <w:t>.</w:t>
        </w:r>
      </w:ins>
      <w:ins w:id="2303" w:author="Alzraiee, Ayman H" w:date="2021-05-24T20:38:00Z">
        <w:r w:rsidR="0069093A">
          <w:rPr>
            <w:lang w:val="en-AU"/>
          </w:rPr>
          <w:t xml:space="preserve"> </w:t>
        </w:r>
      </w:ins>
      <w:ins w:id="2304" w:author="Alzraiee, Ayman H" w:date="2021-05-24T20:46:00Z">
        <w:r w:rsidR="0069093A">
          <w:rPr>
            <w:lang w:val="en-AU"/>
          </w:rPr>
          <w:t xml:space="preserve">In other cases, the </w:t>
        </w:r>
      </w:ins>
      <w:ins w:id="2305" w:author="Alzraiee, Ayman H" w:date="2021-05-24T20:49:00Z">
        <w:r w:rsidR="009849A7">
          <w:rPr>
            <w:lang w:val="en-AU"/>
          </w:rPr>
          <w:t xml:space="preserve">entire simulation period </w:t>
        </w:r>
      </w:ins>
      <w:ins w:id="2306" w:author="Alzraiee, Ayman H" w:date="2021-05-24T20:50:00Z">
        <w:r w:rsidR="009849A7">
          <w:rPr>
            <w:lang w:val="en-AU"/>
          </w:rPr>
          <w:t xml:space="preserve">can be represented using one cycle </w:t>
        </w:r>
      </w:ins>
      <w:ins w:id="2307" w:author="Alzraiee, Ayman H" w:date="2021-05-24T20:51:00Z">
        <w:r w:rsidR="009849A7">
          <w:rPr>
            <w:lang w:val="en-AU"/>
          </w:rPr>
          <w:t>to implement Ensemble Smoother.</w:t>
        </w:r>
      </w:ins>
      <w:ins w:id="2308" w:author="Alzraiee, Ayman H" w:date="2021-05-24T20:34:00Z">
        <w:r w:rsidR="00D40D02">
          <w:rPr>
            <w:lang w:val="en-AU"/>
          </w:rPr>
          <w:t xml:space="preserve">  </w:t>
        </w:r>
      </w:ins>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 REFS).  </w:t>
      </w:r>
      <w:ins w:id="2309" w:author="Alzraiee, Ayman H" w:date="2021-05-24T20:55:00Z">
        <w:r w:rsidR="009849A7">
          <w:rPr>
            <w:lang w:val="en-AU"/>
          </w:rPr>
          <w:t xml:space="preserve">More about “assimilation cycles” and assimilation schemes are introduced in this chapter. </w:t>
        </w:r>
      </w:ins>
    </w:p>
    <w:p w14:paraId="3598DF68" w14:textId="6F6B8CAC"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ins w:id="2310" w:author="Alzraiee, Ayman H" w:date="2021-05-24T20:52:00Z">
        <w:r w:rsidR="009849A7">
          <w:rPr>
            <w:lang w:val="en-AU"/>
          </w:rPr>
          <w:t xml:space="preserve">are </w:t>
        </w:r>
      </w:ins>
      <w:ins w:id="2311" w:author="Alzraiee, Ayman H" w:date="2021-05-24T20:51:00Z">
        <w:r w:rsidR="009849A7">
          <w:rPr>
            <w:lang w:val="en-AU"/>
          </w:rPr>
          <w:t xml:space="preserve">simulated by a model and </w:t>
        </w:r>
      </w:ins>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to become the initial groundwater heads from the current cycle (inputs).  Luckily, the PEST interface provides a natural framework this state tracking – users simply need to define instruction files (and associated post-processors) to extract and track the final simulated groundwater levels for each cycle, as well as template files (and associated pre-processors)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29687925"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(MDA REF) of the Kalman update equations,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ins w:id="2312" w:author="Alzraiee, Ayman H" w:date="2021-05-24T20:55:00Z">
        <w:r w:rsidR="009849A7">
          <w:rPr>
            <w:lang w:val="en-AU"/>
          </w:rPr>
          <w:t>I</w:t>
        </w:r>
      </w:ins>
      <w:ins w:id="2313" w:author="Alzraiee, Ayman H" w:date="2021-05-24T20:54:00Z">
        <w:r w:rsidR="009849A7">
          <w:rPr>
            <w:lang w:val="en-AU"/>
          </w:rPr>
          <w:t xml:space="preserve">n the following section, the theory of data assimilation and </w:t>
        </w:r>
        <w:proofErr w:type="spellStart"/>
        <w:r w:rsidR="009849A7">
          <w:rPr>
            <w:lang w:val="en-AU"/>
          </w:rPr>
          <w:t>teminalogy</w:t>
        </w:r>
        <w:proofErr w:type="spellEnd"/>
        <w:r w:rsidR="009849A7">
          <w:rPr>
            <w:lang w:val="en-AU"/>
          </w:rPr>
          <w:t xml:space="preserve"> used is introduced. </w:t>
        </w:r>
      </w:ins>
    </w:p>
    <w:p w14:paraId="76B1210F" w14:textId="77777777" w:rsidR="005F39E4" w:rsidRDefault="005F39E4" w:rsidP="005F39E4">
      <w:pPr>
        <w:rPr>
          <w:lang w:val="en-AU"/>
        </w:rPr>
      </w:pPr>
    </w:p>
    <w:p w14:paraId="5D0A8659" w14:textId="28F19699" w:rsidR="005F39E4" w:rsidRDefault="005F39E4" w:rsidP="005F39E4">
      <w:pPr>
        <w:pStyle w:val="Heading2"/>
      </w:pPr>
      <w:bookmarkStart w:id="2314" w:name="_Toc72734972"/>
      <w:r>
        <w:t>12.2 Theory</w:t>
      </w:r>
      <w:bookmarkEnd w:id="2314"/>
    </w:p>
    <w:p w14:paraId="77D0EBBB" w14:textId="7726D41A" w:rsidR="005F39E4" w:rsidRDefault="005F39E4" w:rsidP="005F39E4">
      <w:pPr>
        <w:pStyle w:val="Heading3"/>
      </w:pPr>
      <w:bookmarkStart w:id="2315" w:name="_Toc72734973"/>
      <w:r>
        <w:t xml:space="preserve">12.2.1 </w:t>
      </w:r>
      <w:ins w:id="2316" w:author="Alzraiee, Ayman H" w:date="2021-05-24T21:46:00Z">
        <w:r w:rsidR="00566970">
          <w:t xml:space="preserve">Background and </w:t>
        </w:r>
      </w:ins>
      <w:r>
        <w:t>Basic Equations</w:t>
      </w:r>
      <w:bookmarkEnd w:id="2315"/>
    </w:p>
    <w:p w14:paraId="46F2F6C0" w14:textId="15FB57C2" w:rsidR="00F036F7" w:rsidRDefault="0094726B" w:rsidP="00F036F7">
      <w:pPr>
        <w:rPr>
          <w:ins w:id="2317" w:author="Alzraiee, Ayman H" w:date="2021-05-24T21:11:00Z"/>
          <w:lang w:val="en-AU"/>
        </w:rPr>
      </w:pPr>
      <w:ins w:id="2318" w:author="Alzraiee, Ayman H" w:date="2021-05-24T20:56:00Z">
        <w:r>
          <w:rPr>
            <w:lang w:val="en-AU"/>
          </w:rPr>
          <w:t xml:space="preserve">Data assimilation </w:t>
        </w:r>
      </w:ins>
      <w:ins w:id="2319" w:author="Alzraiee, Ayman H" w:date="2021-05-24T21:04:00Z">
        <w:r w:rsidR="00212146">
          <w:rPr>
            <w:lang w:val="en-AU"/>
          </w:rPr>
          <w:t>concerns with optimally combin</w:t>
        </w:r>
      </w:ins>
      <w:ins w:id="2320" w:author="Alzraiee, Ayman H" w:date="2021-05-24T21:07:00Z">
        <w:r w:rsidR="00D03B3F">
          <w:rPr>
            <w:lang w:val="en-AU"/>
          </w:rPr>
          <w:t>ing</w:t>
        </w:r>
      </w:ins>
      <w:ins w:id="2321" w:author="Alzraiee, Ayman H" w:date="2021-05-24T21:04:00Z">
        <w:r w:rsidR="00212146">
          <w:rPr>
            <w:lang w:val="en-AU"/>
          </w:rPr>
          <w:t xml:space="preserve"> uncertain model and uncertain observation</w:t>
        </w:r>
      </w:ins>
      <w:ins w:id="2322" w:author="Alzraiee, Ayman H" w:date="2021-05-24T21:06:00Z">
        <w:r w:rsidR="00D03B3F">
          <w:rPr>
            <w:lang w:val="en-AU"/>
          </w:rPr>
          <w:t>s</w:t>
        </w:r>
      </w:ins>
      <w:ins w:id="2323" w:author="Alzraiee, Ayman H" w:date="2021-05-24T21:05:00Z">
        <w:r w:rsidR="00212146">
          <w:rPr>
            <w:lang w:val="en-AU"/>
          </w:rPr>
          <w:t xml:space="preserve"> to estimate model parameters and states as </w:t>
        </w:r>
      </w:ins>
      <w:ins w:id="2324" w:author="Alzraiee, Ayman H" w:date="2021-05-24T21:06:00Z">
        <w:r w:rsidR="00D03B3F">
          <w:rPr>
            <w:lang w:val="en-AU"/>
          </w:rPr>
          <w:t>it evolves in time</w:t>
        </w:r>
      </w:ins>
      <w:ins w:id="2325" w:author="Alzraiee, Ayman H" w:date="2021-05-24T21:05:00Z">
        <w:r w:rsidR="00212146">
          <w:rPr>
            <w:lang w:val="en-AU"/>
          </w:rPr>
          <w:t>.</w:t>
        </w:r>
      </w:ins>
      <w:ins w:id="2326" w:author="Alzraiee, Ayman H" w:date="2021-05-24T21:06:00Z">
        <w:r w:rsidR="00D03B3F">
          <w:rPr>
            <w:lang w:val="en-AU"/>
          </w:rPr>
          <w:t xml:space="preserve"> </w:t>
        </w:r>
      </w:ins>
      <w:ins w:id="2327" w:author="Alzraiee, Ayman H" w:date="2021-05-24T21:10:00Z">
        <w:r w:rsidR="00F036F7">
          <w:rPr>
            <w:lang w:val="en-AU"/>
          </w:rPr>
          <w:t xml:space="preserve">The following </w:t>
        </w:r>
      </w:ins>
      <w:ins w:id="2328" w:author="Alzraiee, Ayman H" w:date="2021-05-24T21:21:00Z">
        <w:r w:rsidR="00D95B18">
          <w:rPr>
            <w:lang w:val="en-AU"/>
          </w:rPr>
          <w:t>concepts</w:t>
        </w:r>
      </w:ins>
      <w:ins w:id="2329" w:author="Alzraiee, Ayman H" w:date="2021-05-24T21:10:00Z">
        <w:r w:rsidR="00F036F7">
          <w:rPr>
            <w:lang w:val="en-AU"/>
          </w:rPr>
          <w:t xml:space="preserve"> </w:t>
        </w:r>
      </w:ins>
      <w:ins w:id="2330" w:author="Alzraiee, Ayman H" w:date="2021-05-24T21:21:00Z">
        <w:r w:rsidR="00D95B18">
          <w:rPr>
            <w:lang w:val="en-AU"/>
          </w:rPr>
          <w:t xml:space="preserve">are used to </w:t>
        </w:r>
      </w:ins>
      <w:proofErr w:type="spellStart"/>
      <w:ins w:id="2331" w:author="Alzraiee, Ayman H" w:date="2021-05-24T21:10:00Z">
        <w:r w:rsidR="00F036F7">
          <w:rPr>
            <w:lang w:val="en-AU"/>
          </w:rPr>
          <w:t>descripe</w:t>
        </w:r>
        <w:proofErr w:type="spellEnd"/>
        <w:r w:rsidR="00F036F7">
          <w:rPr>
            <w:lang w:val="en-AU"/>
          </w:rPr>
          <w:t xml:space="preserve"> </w:t>
        </w:r>
      </w:ins>
      <w:ins w:id="2332" w:author="Alzraiee, Ayman H" w:date="2021-05-24T21:21:00Z">
        <w:r w:rsidR="00D95B18">
          <w:rPr>
            <w:lang w:val="en-AU"/>
          </w:rPr>
          <w:t>a data assimilation problem</w:t>
        </w:r>
      </w:ins>
      <w:ins w:id="2333" w:author="Alzraiee, Ayman H" w:date="2021-05-24T21:11:00Z">
        <w:r w:rsidR="00F036F7">
          <w:rPr>
            <w:lang w:val="en-AU"/>
          </w:rPr>
          <w:t>:</w:t>
        </w:r>
      </w:ins>
    </w:p>
    <w:p w14:paraId="512A3B77" w14:textId="54B4E928" w:rsidR="00F036F7" w:rsidRDefault="00F036F7" w:rsidP="00F036F7">
      <w:pPr>
        <w:pStyle w:val="ListParagraph"/>
        <w:numPr>
          <w:ilvl w:val="0"/>
          <w:numId w:val="20"/>
        </w:numPr>
        <w:rPr>
          <w:ins w:id="2334" w:author="Alzraiee, Ayman H" w:date="2021-05-24T21:15:00Z"/>
          <w:lang w:val="en-AU"/>
        </w:rPr>
      </w:pPr>
      <w:ins w:id="2335" w:author="Alzraiee, Ayman H" w:date="2021-05-24T21:11:00Z">
        <w:r>
          <w:rPr>
            <w:lang w:val="en-AU"/>
          </w:rPr>
          <w:t xml:space="preserve">Dynamic states are </w:t>
        </w:r>
      </w:ins>
      <w:ins w:id="2336" w:author="Alzraiee, Ayman H" w:date="2021-05-24T21:12:00Z">
        <w:r>
          <w:rPr>
            <w:lang w:val="en-AU"/>
          </w:rPr>
          <w:t xml:space="preserve">transient </w:t>
        </w:r>
      </w:ins>
      <w:ins w:id="2337" w:author="Alzraiee, Ayman H" w:date="2021-05-24T21:11:00Z">
        <w:r>
          <w:rPr>
            <w:lang w:val="en-AU"/>
          </w:rPr>
          <w:t>quantities that are simulated by the model</w:t>
        </w:r>
      </w:ins>
      <w:ins w:id="2338" w:author="Alzraiee, Ayman H" w:date="2021-05-24T21:12:00Z">
        <w:r>
          <w:rPr>
            <w:lang w:val="en-AU"/>
          </w:rPr>
          <w:t xml:space="preserve">. In groundwater model, </w:t>
        </w:r>
      </w:ins>
      <w:ins w:id="2339" w:author="Alzraiee, Ayman H" w:date="2021-05-24T21:13:00Z">
        <w:r>
          <w:rPr>
            <w:lang w:val="en-AU"/>
          </w:rPr>
          <w:t>the hydraulic field at all model cells are the dy</w:t>
        </w:r>
      </w:ins>
      <w:ins w:id="2340" w:author="Alzraiee, Ayman H" w:date="2021-05-24T21:14:00Z">
        <w:r>
          <w:rPr>
            <w:lang w:val="en-AU"/>
          </w:rPr>
          <w:t xml:space="preserve">namic states. Usually, </w:t>
        </w:r>
      </w:ins>
      <w:ins w:id="2341" w:author="Alzraiee, Ayman H" w:date="2021-05-24T21:15:00Z">
        <w:r>
          <w:rPr>
            <w:lang w:val="en-AU"/>
          </w:rPr>
          <w:t>a</w:t>
        </w:r>
      </w:ins>
      <w:ins w:id="2342" w:author="Alzraiee, Ayman H" w:date="2021-05-24T21:14:00Z">
        <w:r>
          <w:rPr>
            <w:lang w:val="en-AU"/>
          </w:rPr>
          <w:t xml:space="preserve"> model needs the current dynamic states “initial co</w:t>
        </w:r>
      </w:ins>
      <w:ins w:id="2343" w:author="Alzraiee, Ayman H" w:date="2021-05-24T21:15:00Z">
        <w:r>
          <w:rPr>
            <w:lang w:val="en-AU"/>
          </w:rPr>
          <w:t>nditions” to simulate the “forecast” dynamic state.</w:t>
        </w:r>
      </w:ins>
    </w:p>
    <w:p w14:paraId="43D0CA4F" w14:textId="77777777" w:rsidR="00F036F7" w:rsidRDefault="00F036F7" w:rsidP="00F036F7">
      <w:pPr>
        <w:pStyle w:val="ListParagraph"/>
        <w:numPr>
          <w:ilvl w:val="0"/>
          <w:numId w:val="20"/>
        </w:numPr>
        <w:rPr>
          <w:ins w:id="2344" w:author="Alzraiee, Ayman H" w:date="2021-05-24T21:18:00Z"/>
          <w:lang w:val="en-AU"/>
        </w:rPr>
      </w:pPr>
      <w:ins w:id="2345" w:author="Alzraiee, Ayman H" w:date="2021-05-24T21:16:00Z">
        <w:r>
          <w:rPr>
            <w:lang w:val="en-AU"/>
          </w:rPr>
          <w:t xml:space="preserve">Static parameters are model inputs that are not changing in time and control the evolution </w:t>
        </w:r>
      </w:ins>
      <w:ins w:id="2346" w:author="Alzraiee, Ayman H" w:date="2021-05-24T21:17:00Z">
        <w:r>
          <w:rPr>
            <w:lang w:val="en-AU"/>
          </w:rPr>
          <w:t xml:space="preserve">of the dynamic state. For example, the hydraulic </w:t>
        </w:r>
        <w:proofErr w:type="spellStart"/>
        <w:r>
          <w:rPr>
            <w:lang w:val="en-AU"/>
          </w:rPr>
          <w:t>conditivity</w:t>
        </w:r>
        <w:proofErr w:type="spellEnd"/>
        <w:r>
          <w:rPr>
            <w:lang w:val="en-AU"/>
          </w:rPr>
          <w:t xml:space="preserve"> is a static parameter that control the temporal evolut</w:t>
        </w:r>
      </w:ins>
      <w:ins w:id="2347" w:author="Alzraiee, Ayman H" w:date="2021-05-24T21:18:00Z">
        <w:r>
          <w:rPr>
            <w:lang w:val="en-AU"/>
          </w:rPr>
          <w:t>ion of the dynamic state “hydraulic heads”.</w:t>
        </w:r>
      </w:ins>
    </w:p>
    <w:p w14:paraId="3FFAC3E0" w14:textId="58CB8596" w:rsidR="0094726B" w:rsidRDefault="00F036F7" w:rsidP="00F036F7">
      <w:pPr>
        <w:pStyle w:val="ListParagraph"/>
        <w:numPr>
          <w:ilvl w:val="0"/>
          <w:numId w:val="20"/>
        </w:numPr>
        <w:rPr>
          <w:ins w:id="2348" w:author="Alzraiee, Ayman H" w:date="2021-05-24T21:20:00Z"/>
          <w:lang w:val="en-AU"/>
        </w:rPr>
      </w:pPr>
      <w:ins w:id="2349" w:author="Alzraiee, Ayman H" w:date="2021-05-24T21:18:00Z">
        <w:r>
          <w:rPr>
            <w:lang w:val="en-AU"/>
          </w:rPr>
          <w:t xml:space="preserve">Dynamic parameters are </w:t>
        </w:r>
      </w:ins>
      <w:ins w:id="2350" w:author="Alzraiee, Ayman H" w:date="2021-05-24T21:19:00Z">
        <w:r w:rsidR="00D95B18">
          <w:rPr>
            <w:lang w:val="en-AU"/>
          </w:rPr>
          <w:t xml:space="preserve">transient </w:t>
        </w:r>
      </w:ins>
      <w:ins w:id="2351" w:author="Alzraiee, Ayman H" w:date="2021-05-24T21:18:00Z">
        <w:r>
          <w:rPr>
            <w:lang w:val="en-AU"/>
          </w:rPr>
          <w:t xml:space="preserve">model inputs that </w:t>
        </w:r>
        <w:r w:rsidR="00D95B18">
          <w:rPr>
            <w:lang w:val="en-AU"/>
          </w:rPr>
          <w:t>chang</w:t>
        </w:r>
      </w:ins>
      <w:ins w:id="2352" w:author="Alzraiee, Ayman H" w:date="2021-05-24T21:20:00Z">
        <w:r w:rsidR="00D95B18">
          <w:rPr>
            <w:lang w:val="en-AU"/>
          </w:rPr>
          <w:t>es</w:t>
        </w:r>
      </w:ins>
      <w:ins w:id="2353" w:author="Alzraiee, Ayman H" w:date="2021-05-24T21:18:00Z">
        <w:r w:rsidR="00D95B18">
          <w:rPr>
            <w:lang w:val="en-AU"/>
          </w:rPr>
          <w:t xml:space="preserve"> with time</w:t>
        </w:r>
      </w:ins>
      <w:ins w:id="2354" w:author="Alzraiee, Ayman H" w:date="2021-05-24T21:19:00Z">
        <w:r w:rsidR="00D95B18">
          <w:rPr>
            <w:lang w:val="en-AU"/>
          </w:rPr>
          <w:t xml:space="preserve">, for example, </w:t>
        </w:r>
      </w:ins>
      <w:ins w:id="2355" w:author="Alzraiee, Ayman H" w:date="2021-05-24T21:18:00Z">
        <w:r w:rsidR="00D95B18">
          <w:rPr>
            <w:lang w:val="en-AU"/>
          </w:rPr>
          <w:t>model stresses and</w:t>
        </w:r>
      </w:ins>
      <w:ins w:id="2356" w:author="Alzraiee, Ayman H" w:date="2021-05-24T21:19:00Z">
        <w:r w:rsidR="00D95B18">
          <w:rPr>
            <w:lang w:val="en-AU"/>
          </w:rPr>
          <w:t xml:space="preserve"> forcing. In groundwater models, </w:t>
        </w:r>
      </w:ins>
      <w:ins w:id="2357" w:author="Alzraiee, Ayman H" w:date="2021-05-24T21:20:00Z">
        <w:r w:rsidR="00D95B18">
          <w:rPr>
            <w:lang w:val="en-AU"/>
          </w:rPr>
          <w:t>dynamic parameters can include pumping, climate stresses controlling recharge, ..etc.</w:t>
        </w:r>
      </w:ins>
    </w:p>
    <w:p w14:paraId="12D0C09C" w14:textId="6C2E0CBC" w:rsidR="00D95B18" w:rsidRDefault="00D95B18" w:rsidP="00F036F7">
      <w:pPr>
        <w:pStyle w:val="ListParagraph"/>
        <w:numPr>
          <w:ilvl w:val="0"/>
          <w:numId w:val="20"/>
        </w:numPr>
        <w:rPr>
          <w:ins w:id="2358" w:author="Alzraiee, Ayman H" w:date="2021-05-24T21:24:00Z"/>
          <w:lang w:val="en-AU"/>
        </w:rPr>
      </w:pPr>
      <w:ins w:id="2359" w:author="Alzraiee, Ayman H" w:date="2021-05-24T21:21:00Z">
        <w:r>
          <w:rPr>
            <w:lang w:val="en-AU"/>
          </w:rPr>
          <w:t xml:space="preserve">The model is </w:t>
        </w:r>
      </w:ins>
      <w:ins w:id="2360" w:author="Alzraiee, Ayman H" w:date="2021-05-24T21:22:00Z">
        <w:r>
          <w:rPr>
            <w:lang w:val="en-AU"/>
          </w:rPr>
          <w:t xml:space="preserve">mathematical, or numerical representation of a physical system. The model uses the “initial” dynamic state, static and dynamic </w:t>
        </w:r>
      </w:ins>
      <w:ins w:id="2361" w:author="Alzraiee, Ayman H" w:date="2021-05-24T21:23:00Z">
        <w:r>
          <w:rPr>
            <w:lang w:val="en-AU"/>
          </w:rPr>
          <w:t xml:space="preserve">parameters to compute (simulate) the “forecast” dynamic state.  These mathematical </w:t>
        </w:r>
      </w:ins>
      <w:ins w:id="2362" w:author="Alzraiee, Ayman H" w:date="2021-05-24T21:24:00Z">
        <w:r>
          <w:rPr>
            <w:lang w:val="en-AU"/>
          </w:rPr>
          <w:t xml:space="preserve">or numerical representation can linear or nonlinear. </w:t>
        </w:r>
      </w:ins>
    </w:p>
    <w:p w14:paraId="3DAB7D69" w14:textId="41DE975B" w:rsidR="00D95B18" w:rsidRDefault="00D95B18" w:rsidP="00F036F7">
      <w:pPr>
        <w:pStyle w:val="ListParagraph"/>
        <w:numPr>
          <w:ilvl w:val="0"/>
          <w:numId w:val="20"/>
        </w:numPr>
        <w:rPr>
          <w:ins w:id="2363" w:author="Alzraiee, Ayman H" w:date="2021-05-24T21:28:00Z"/>
          <w:lang w:val="en-AU"/>
        </w:rPr>
      </w:pPr>
      <w:ins w:id="2364" w:author="Alzraiee, Ayman H" w:date="2021-05-24T21:24:00Z">
        <w:r>
          <w:rPr>
            <w:lang w:val="en-AU"/>
          </w:rPr>
          <w:t xml:space="preserve">Observations </w:t>
        </w:r>
      </w:ins>
      <w:ins w:id="2365" w:author="Alzraiee, Ayman H" w:date="2021-05-24T21:28:00Z">
        <w:r w:rsidR="00376AB4">
          <w:rPr>
            <w:lang w:val="en-AU"/>
          </w:rPr>
          <w:t>is</w:t>
        </w:r>
      </w:ins>
      <w:ins w:id="2366" w:author="Alzraiee, Ayman H" w:date="2021-05-24T21:24:00Z">
        <w:r>
          <w:rPr>
            <w:lang w:val="en-AU"/>
          </w:rPr>
          <w:t xml:space="preserve"> </w:t>
        </w:r>
      </w:ins>
      <w:ins w:id="2367" w:author="Alzraiee, Ayman H" w:date="2021-05-24T21:25:00Z">
        <w:r>
          <w:rPr>
            <w:lang w:val="en-AU"/>
          </w:rPr>
          <w:t xml:space="preserve">a set </w:t>
        </w:r>
      </w:ins>
      <w:ins w:id="2368" w:author="Alzraiee, Ayman H" w:date="2021-05-24T21:43:00Z">
        <w:r w:rsidR="00566970">
          <w:rPr>
            <w:lang w:val="en-AU"/>
          </w:rPr>
          <w:t xml:space="preserve">of </w:t>
        </w:r>
      </w:ins>
      <w:ins w:id="2369" w:author="Alzraiee, Ayman H" w:date="2021-05-24T21:25:00Z">
        <w:r>
          <w:rPr>
            <w:lang w:val="en-AU"/>
          </w:rPr>
          <w:t>measurements of the actual dynamic states,</w:t>
        </w:r>
      </w:ins>
      <w:ins w:id="2370" w:author="Alzraiee, Ayman H" w:date="2021-05-24T21:26:00Z">
        <w:r>
          <w:rPr>
            <w:lang w:val="en-AU"/>
          </w:rPr>
          <w:t xml:space="preserve"> </w:t>
        </w:r>
      </w:ins>
      <w:ins w:id="2371" w:author="Alzraiee, Ayman H" w:date="2021-05-24T21:25:00Z">
        <w:r>
          <w:rPr>
            <w:lang w:val="en-AU"/>
          </w:rPr>
          <w:t xml:space="preserve">static parameters, </w:t>
        </w:r>
      </w:ins>
      <w:ins w:id="2372" w:author="Alzraiee, Ayman H" w:date="2021-05-24T21:43:00Z">
        <w:r w:rsidR="00566970">
          <w:rPr>
            <w:lang w:val="en-AU"/>
          </w:rPr>
          <w:t xml:space="preserve">or </w:t>
        </w:r>
      </w:ins>
      <w:ins w:id="2373" w:author="Alzraiee, Ayman H" w:date="2021-05-24T21:25:00Z">
        <w:r>
          <w:rPr>
            <w:lang w:val="en-AU"/>
          </w:rPr>
          <w:t>dynamic parameters</w:t>
        </w:r>
      </w:ins>
      <w:ins w:id="2374" w:author="Alzraiee, Ayman H" w:date="2021-05-24T21:26:00Z">
        <w:r>
          <w:rPr>
            <w:lang w:val="en-AU"/>
          </w:rPr>
          <w:t xml:space="preserve">. Usually </w:t>
        </w:r>
      </w:ins>
      <w:ins w:id="2375" w:author="Alzraiee, Ayman H" w:date="2021-05-24T21:43:00Z">
        <w:r w:rsidR="00566970">
          <w:rPr>
            <w:lang w:val="en-AU"/>
          </w:rPr>
          <w:t>these observations</w:t>
        </w:r>
      </w:ins>
      <w:ins w:id="2376" w:author="Alzraiee, Ayman H" w:date="2021-05-24T21:26:00Z">
        <w:r>
          <w:rPr>
            <w:lang w:val="en-AU"/>
          </w:rPr>
          <w:t xml:space="preserve"> are associated with measurement errors. </w:t>
        </w:r>
        <w:r w:rsidR="00376AB4">
          <w:rPr>
            <w:lang w:val="en-AU"/>
          </w:rPr>
          <w:t>Typic</w:t>
        </w:r>
      </w:ins>
      <w:ins w:id="2377" w:author="Alzraiee, Ayman H" w:date="2021-05-24T21:27:00Z">
        <w:r w:rsidR="00376AB4">
          <w:rPr>
            <w:lang w:val="en-AU"/>
          </w:rPr>
          <w:t xml:space="preserve">ally, measurement errors are unknown and often this term is used to </w:t>
        </w:r>
        <w:proofErr w:type="spellStart"/>
        <w:r w:rsidR="00376AB4">
          <w:rPr>
            <w:lang w:val="en-AU"/>
          </w:rPr>
          <w:t>quantifiy</w:t>
        </w:r>
        <w:proofErr w:type="spellEnd"/>
        <w:r w:rsidR="00376AB4">
          <w:rPr>
            <w:lang w:val="en-AU"/>
          </w:rPr>
          <w:t xml:space="preserve"> prior </w:t>
        </w:r>
      </w:ins>
      <w:ins w:id="2378" w:author="Alzraiee, Ayman H" w:date="2021-05-24T21:28:00Z">
        <w:r w:rsidR="00376AB4">
          <w:rPr>
            <w:lang w:val="en-AU"/>
          </w:rPr>
          <w:t>confidence</w:t>
        </w:r>
      </w:ins>
      <w:ins w:id="2379" w:author="Alzraiee, Ayman H" w:date="2021-05-24T21:27:00Z">
        <w:r w:rsidR="00376AB4">
          <w:rPr>
            <w:lang w:val="en-AU"/>
          </w:rPr>
          <w:t xml:space="preserve"> in </w:t>
        </w:r>
      </w:ins>
      <w:ins w:id="2380" w:author="Alzraiee, Ayman H" w:date="2021-05-24T21:28:00Z">
        <w:r w:rsidR="00836926">
          <w:rPr>
            <w:lang w:val="en-AU"/>
          </w:rPr>
          <w:t>field measurements.</w:t>
        </w:r>
      </w:ins>
    </w:p>
    <w:p w14:paraId="2EE6EE56" w14:textId="5AC378F3" w:rsidR="00836926" w:rsidRDefault="00566970" w:rsidP="00F036F7">
      <w:pPr>
        <w:pStyle w:val="ListParagraph"/>
        <w:numPr>
          <w:ilvl w:val="0"/>
          <w:numId w:val="20"/>
        </w:numPr>
        <w:rPr>
          <w:ins w:id="2381" w:author="Alzraiee, Ayman H" w:date="2021-05-24T21:47:00Z"/>
          <w:lang w:val="en-AU"/>
        </w:rPr>
      </w:pPr>
      <w:ins w:id="2382" w:author="Alzraiee, Ayman H" w:date="2021-05-24T21:44:00Z">
        <w:r>
          <w:rPr>
            <w:lang w:val="en-AU"/>
          </w:rPr>
          <w:t xml:space="preserve">Simulated </w:t>
        </w:r>
        <w:proofErr w:type="spellStart"/>
        <w:r>
          <w:rPr>
            <w:lang w:val="en-AU"/>
          </w:rPr>
          <w:t>equivelent</w:t>
        </w:r>
        <w:proofErr w:type="spellEnd"/>
        <w:r>
          <w:rPr>
            <w:lang w:val="en-AU"/>
          </w:rPr>
          <w:t xml:space="preserve"> are model simulated outputs that represent the s</w:t>
        </w:r>
      </w:ins>
      <w:ins w:id="2383" w:author="Alzraiee, Ayman H" w:date="2021-05-24T21:45:00Z">
        <w:r>
          <w:rPr>
            <w:lang w:val="en-AU"/>
          </w:rPr>
          <w:t xml:space="preserve">imulated reality. The differences between observations and simulated equivalents are </w:t>
        </w:r>
      </w:ins>
      <w:ins w:id="2384" w:author="Alzraiee, Ayman H" w:date="2021-05-24T21:48:00Z">
        <w:r>
          <w:rPr>
            <w:lang w:val="en-AU"/>
          </w:rPr>
          <w:t xml:space="preserve">the </w:t>
        </w:r>
      </w:ins>
      <w:ins w:id="2385" w:author="Alzraiee, Ayman H" w:date="2021-05-24T21:45:00Z">
        <w:r>
          <w:rPr>
            <w:lang w:val="en-AU"/>
          </w:rPr>
          <w:t xml:space="preserve">residual </w:t>
        </w:r>
      </w:ins>
      <w:ins w:id="2386" w:author="Alzraiee, Ayman H" w:date="2021-05-24T21:46:00Z">
        <w:r>
          <w:rPr>
            <w:lang w:val="en-AU"/>
          </w:rPr>
          <w:t>error</w:t>
        </w:r>
      </w:ins>
      <w:ins w:id="2387" w:author="Alzraiee, Ayman H" w:date="2021-05-24T21:48:00Z">
        <w:r>
          <w:rPr>
            <w:lang w:val="en-AU"/>
          </w:rPr>
          <w:t>s</w:t>
        </w:r>
      </w:ins>
      <w:ins w:id="2388" w:author="Alzraiee, Ayman H" w:date="2021-05-24T21:46:00Z">
        <w:r>
          <w:rPr>
            <w:lang w:val="en-AU"/>
          </w:rPr>
          <w:t xml:space="preserve">. </w:t>
        </w:r>
      </w:ins>
    </w:p>
    <w:p w14:paraId="366F844F" w14:textId="6F3399E5" w:rsidR="00A70B30" w:rsidRDefault="00566970" w:rsidP="005F39E4">
      <w:pPr>
        <w:rPr>
          <w:ins w:id="2389" w:author="Alzraiee, Ayman H" w:date="2021-05-24T22:00:00Z"/>
          <w:lang w:val="en-AU"/>
        </w:rPr>
      </w:pPr>
      <w:ins w:id="2390" w:author="Alzraiee, Ayman H" w:date="2021-05-24T21:48:00Z">
        <w:r>
          <w:rPr>
            <w:lang w:val="en-AU"/>
          </w:rPr>
          <w:t xml:space="preserve">Data assimilation usually is achieved on two stages: </w:t>
        </w:r>
        <w:r w:rsidR="002A2EDF">
          <w:rPr>
            <w:lang w:val="en-AU"/>
          </w:rPr>
          <w:t>forecast stage and update stage</w:t>
        </w:r>
      </w:ins>
      <w:ins w:id="2391" w:author="Alzraiee, Ayman H" w:date="2021-05-24T21:49:00Z">
        <w:r w:rsidR="002A2EDF">
          <w:rPr>
            <w:lang w:val="en-AU"/>
          </w:rPr>
          <w:t>. In the forecast stage the</w:t>
        </w:r>
      </w:ins>
      <w:ins w:id="2392" w:author="Alzraiee, Ayman H" w:date="2021-05-24T21:50:00Z">
        <w:r w:rsidR="002A2EDF">
          <w:rPr>
            <w:lang w:val="en-AU"/>
          </w:rPr>
          <w:t xml:space="preserve"> uncertain</w:t>
        </w:r>
      </w:ins>
      <w:ins w:id="2393" w:author="Alzraiee, Ayman H" w:date="2021-05-24T21:49:00Z">
        <w:r w:rsidR="002A2EDF">
          <w:rPr>
            <w:lang w:val="en-AU"/>
          </w:rPr>
          <w:t xml:space="preserve"> model inputs (</w:t>
        </w:r>
      </w:ins>
      <w:ins w:id="2394" w:author="Alzraiee, Ayman H" w:date="2021-05-24T21:50:00Z">
        <w:r w:rsidR="002A2EDF">
          <w:rPr>
            <w:lang w:val="en-AU"/>
          </w:rPr>
          <w:t xml:space="preserve">initial dynamic </w:t>
        </w:r>
      </w:ins>
      <w:ins w:id="2395" w:author="Alzraiee, Ayman H" w:date="2021-05-24T21:51:00Z">
        <w:r w:rsidR="002A2EDF">
          <w:rPr>
            <w:lang w:val="en-AU"/>
          </w:rPr>
          <w:t>state, static and dynamic parameters</w:t>
        </w:r>
      </w:ins>
      <w:ins w:id="2396" w:author="Alzraiee, Ayman H" w:date="2021-05-24T21:49:00Z">
        <w:r w:rsidR="002A2EDF">
          <w:rPr>
            <w:lang w:val="en-AU"/>
          </w:rPr>
          <w:t>)</w:t>
        </w:r>
      </w:ins>
      <w:ins w:id="2397" w:author="Alzraiee, Ayman H" w:date="2021-05-24T21:51:00Z">
        <w:r w:rsidR="002A2EDF">
          <w:rPr>
            <w:lang w:val="en-AU"/>
          </w:rPr>
          <w:t xml:space="preserve"> are represented as an ensemble of real</w:t>
        </w:r>
      </w:ins>
      <w:ins w:id="2398" w:author="Alzraiee, Ayman H" w:date="2021-05-24T21:52:00Z">
        <w:r w:rsidR="002A2EDF">
          <w:rPr>
            <w:lang w:val="en-AU"/>
          </w:rPr>
          <w:t>izations. The statistical distribution (for example mean and covariance in the case of normal</w:t>
        </w:r>
      </w:ins>
      <w:ins w:id="2399" w:author="Alzraiee, Ayman H" w:date="2021-05-24T21:53:00Z">
        <w:r w:rsidR="002A2EDF">
          <w:rPr>
            <w:lang w:val="en-AU"/>
          </w:rPr>
          <w:t>ly distribution</w:t>
        </w:r>
      </w:ins>
      <w:ins w:id="2400" w:author="Alzraiee, Ayman H" w:date="2021-05-24T21:52:00Z">
        <w:r w:rsidR="002A2EDF">
          <w:rPr>
            <w:lang w:val="en-AU"/>
          </w:rPr>
          <w:t xml:space="preserve">) </w:t>
        </w:r>
      </w:ins>
      <w:ins w:id="2401" w:author="Alzraiee, Ayman H" w:date="2021-05-24T21:55:00Z">
        <w:r w:rsidR="002A2EDF">
          <w:rPr>
            <w:lang w:val="en-AU"/>
          </w:rPr>
          <w:t>represent the prior knowledge of those parameters/</w:t>
        </w:r>
        <w:proofErr w:type="spellStart"/>
        <w:r w:rsidR="002A2EDF">
          <w:rPr>
            <w:lang w:val="en-AU"/>
          </w:rPr>
          <w:t>states.T</w:t>
        </w:r>
      </w:ins>
      <w:ins w:id="2402" w:author="Alzraiee, Ayman H" w:date="2021-05-24T21:52:00Z">
        <w:r w:rsidR="002A2EDF">
          <w:rPr>
            <w:lang w:val="en-AU"/>
          </w:rPr>
          <w:t>hese</w:t>
        </w:r>
        <w:proofErr w:type="spellEnd"/>
        <w:r w:rsidR="002A2EDF">
          <w:rPr>
            <w:lang w:val="en-AU"/>
          </w:rPr>
          <w:t xml:space="preserve"> parameters and states</w:t>
        </w:r>
      </w:ins>
      <w:ins w:id="2403" w:author="Alzraiee, Ayman H" w:date="2021-05-24T21:53:00Z">
        <w:r w:rsidR="002A2EDF">
          <w:rPr>
            <w:lang w:val="en-AU"/>
          </w:rPr>
          <w:t xml:space="preserve"> are </w:t>
        </w:r>
      </w:ins>
      <w:ins w:id="2404" w:author="Alzraiee, Ayman H" w:date="2021-05-24T21:54:00Z">
        <w:r w:rsidR="002A2EDF">
          <w:rPr>
            <w:lang w:val="en-AU"/>
          </w:rPr>
          <w:t>simulated in</w:t>
        </w:r>
      </w:ins>
      <w:ins w:id="2405" w:author="Alzraiee, Ayman H" w:date="2021-05-24T21:53:00Z">
        <w:r w:rsidR="002A2EDF">
          <w:rPr>
            <w:lang w:val="en-AU"/>
          </w:rPr>
          <w:t xml:space="preserve"> the</w:t>
        </w:r>
      </w:ins>
      <w:ins w:id="2406" w:author="Alzraiee, Ayman H" w:date="2021-05-24T21:52:00Z">
        <w:r w:rsidR="002A2EDF">
          <w:rPr>
            <w:lang w:val="en-AU"/>
          </w:rPr>
          <w:t xml:space="preserve"> </w:t>
        </w:r>
      </w:ins>
      <w:ins w:id="2407" w:author="Alzraiee, Ayman H" w:date="2021-05-24T21:54:00Z">
        <w:r w:rsidR="002A2EDF">
          <w:rPr>
            <w:lang w:val="en-AU"/>
          </w:rPr>
          <w:t>model to produce an ensemble of model responses (forecast states).</w:t>
        </w:r>
      </w:ins>
      <w:ins w:id="2408" w:author="Alzraiee, Ayman H" w:date="2021-05-24T21:55:00Z">
        <w:r w:rsidR="002A2EDF">
          <w:rPr>
            <w:lang w:val="en-AU"/>
          </w:rPr>
          <w:t xml:space="preserve"> </w:t>
        </w:r>
      </w:ins>
      <w:ins w:id="2409" w:author="Alzraiee, Ayman H" w:date="2021-05-24T21:56:00Z">
        <w:r w:rsidR="002A2EDF">
          <w:rPr>
            <w:lang w:val="en-AU"/>
          </w:rPr>
          <w:t xml:space="preserve">The </w:t>
        </w:r>
      </w:ins>
      <w:ins w:id="2410" w:author="Alzraiee, Ayman H" w:date="2021-05-24T21:58:00Z">
        <w:r w:rsidR="002A2EDF">
          <w:rPr>
            <w:lang w:val="en-AU"/>
          </w:rPr>
          <w:t xml:space="preserve">concatenation of the </w:t>
        </w:r>
      </w:ins>
      <w:ins w:id="2411" w:author="Alzraiee, Ayman H" w:date="2021-05-24T21:56:00Z">
        <w:r w:rsidR="002A2EDF">
          <w:rPr>
            <w:lang w:val="en-AU"/>
          </w:rPr>
          <w:t xml:space="preserve">set of parameters/state </w:t>
        </w:r>
        <w:proofErr w:type="spellStart"/>
        <w:r w:rsidR="002A2EDF">
          <w:rPr>
            <w:lang w:val="en-AU"/>
          </w:rPr>
          <w:t>ensmebles</w:t>
        </w:r>
        <w:proofErr w:type="spellEnd"/>
        <w:r w:rsidR="002A2EDF">
          <w:rPr>
            <w:lang w:val="en-AU"/>
          </w:rPr>
          <w:t xml:space="preserve"> represents </w:t>
        </w:r>
      </w:ins>
      <w:ins w:id="2412" w:author="Alzraiee, Ayman H" w:date="2021-05-24T21:57:00Z">
        <w:r w:rsidR="002A2EDF">
          <w:rPr>
            <w:lang w:val="en-AU"/>
          </w:rPr>
          <w:t xml:space="preserve">the </w:t>
        </w:r>
      </w:ins>
      <w:ins w:id="2413" w:author="Alzraiee, Ayman H" w:date="2021-05-24T21:58:00Z">
        <w:r w:rsidR="00A70B30">
          <w:rPr>
            <w:lang w:val="en-AU"/>
          </w:rPr>
          <w:t>forecast (or p</w:t>
        </w:r>
      </w:ins>
      <w:ins w:id="2414" w:author="Alzraiee, Ayman H" w:date="2021-05-24T21:59:00Z">
        <w:r w:rsidR="00A70B30">
          <w:rPr>
            <w:lang w:val="en-AU"/>
          </w:rPr>
          <w:t>rior</w:t>
        </w:r>
      </w:ins>
      <w:ins w:id="2415" w:author="Alzraiee, Ayman H" w:date="2021-05-24T21:57:00Z">
        <w:r w:rsidR="002A2EDF">
          <w:rPr>
            <w:lang w:val="en-AU"/>
          </w:rPr>
          <w:t>)</w:t>
        </w:r>
      </w:ins>
      <w:ins w:id="2416" w:author="Alzraiee, Ayman H" w:date="2021-05-24T21:59:00Z">
        <w:r w:rsidR="00A70B30">
          <w:rPr>
            <w:lang w:val="en-AU"/>
          </w:rPr>
          <w:t xml:space="preserve"> matrix of the model uncertainty. </w:t>
        </w:r>
      </w:ins>
    </w:p>
    <w:p w14:paraId="22B4B46F" w14:textId="157BF56C" w:rsidR="00351370" w:rsidRDefault="00A70B30" w:rsidP="005F39E4">
      <w:pPr>
        <w:rPr>
          <w:lang w:val="en-AU"/>
        </w:rPr>
      </w:pPr>
      <w:ins w:id="2417" w:author="Alzraiee, Ayman H" w:date="2021-05-24T22:00:00Z">
        <w:r>
          <w:rPr>
            <w:lang w:val="en-AU"/>
          </w:rPr>
          <w:t xml:space="preserve">The </w:t>
        </w:r>
      </w:ins>
      <w:ins w:id="2418" w:author="Alzraiee, Ayman H" w:date="2021-05-24T22:01:00Z">
        <w:r>
          <w:rPr>
            <w:lang w:val="en-AU"/>
          </w:rPr>
          <w:t xml:space="preserve">uncertainty of observed parameters/state is represented with an ensemble of noise that is added </w:t>
        </w:r>
      </w:ins>
      <w:ins w:id="2419" w:author="Alzraiee, Ayman H" w:date="2021-05-24T22:02:00Z">
        <w:r>
          <w:rPr>
            <w:lang w:val="en-AU"/>
          </w:rPr>
          <w:t>to the observation.  Now that uncertain model and uncertain observation ensembles are available, e</w:t>
        </w:r>
      </w:ins>
      <w:ins w:id="2420" w:author="Alzraiee, Ayman H" w:date="2021-05-24T21:59:00Z">
        <w:r>
          <w:rPr>
            <w:lang w:val="en-AU"/>
          </w:rPr>
          <w:t xml:space="preserve">quations (***) and (***) </w:t>
        </w:r>
      </w:ins>
      <w:ins w:id="2421" w:author="Alzraiee, Ayman H" w:date="2021-05-24T22:03:00Z">
        <w:r>
          <w:rPr>
            <w:lang w:val="en-AU"/>
          </w:rPr>
          <w:t xml:space="preserve">can be used to update </w:t>
        </w:r>
      </w:ins>
      <w:ins w:id="2422" w:author="Alzraiee, Ayman H" w:date="2021-05-24T21:59:00Z">
        <w:r>
          <w:rPr>
            <w:lang w:val="en-AU"/>
          </w:rPr>
          <w:t>each realization</w:t>
        </w:r>
      </w:ins>
      <w:ins w:id="2423" w:author="Alzraiee, Ayman H" w:date="2021-05-24T22:00:00Z">
        <w:r>
          <w:rPr>
            <w:lang w:val="en-AU"/>
          </w:rPr>
          <w:t xml:space="preserve"> resulting in </w:t>
        </w:r>
      </w:ins>
      <w:ins w:id="2424" w:author="Alzraiee, Ayman H" w:date="2021-05-24T22:03:00Z">
        <w:r>
          <w:rPr>
            <w:lang w:val="en-AU"/>
          </w:rPr>
          <w:t xml:space="preserve">an ensemble of </w:t>
        </w:r>
      </w:ins>
      <w:ins w:id="2425" w:author="Alzraiee, Ayman H" w:date="2021-05-24T22:04:00Z">
        <w:r>
          <w:rPr>
            <w:lang w:val="en-AU"/>
          </w:rPr>
          <w:t>“analysis”</w:t>
        </w:r>
      </w:ins>
      <w:ins w:id="2426" w:author="Alzraiee, Ayman H" w:date="2021-05-24T22:03:00Z">
        <w:r>
          <w:rPr>
            <w:lang w:val="en-AU"/>
          </w:rPr>
          <w:t xml:space="preserve"> parameters/states. Th</w:t>
        </w:r>
      </w:ins>
      <w:ins w:id="2427" w:author="Alzraiee, Ayman H" w:date="2021-05-24T22:04:00Z">
        <w:r>
          <w:rPr>
            <w:lang w:val="en-AU"/>
          </w:rPr>
          <w:t>e</w:t>
        </w:r>
      </w:ins>
      <w:ins w:id="2428" w:author="Alzraiee, Ayman H" w:date="2021-05-24T22:03:00Z">
        <w:r>
          <w:rPr>
            <w:lang w:val="en-AU"/>
          </w:rPr>
          <w:t xml:space="preserve"> </w:t>
        </w:r>
      </w:ins>
      <w:ins w:id="2429" w:author="Alzraiee, Ayman H" w:date="2021-05-24T22:04:00Z">
        <w:r>
          <w:rPr>
            <w:lang w:val="en-AU"/>
          </w:rPr>
          <w:t xml:space="preserve">analysis </w:t>
        </w:r>
      </w:ins>
      <w:proofErr w:type="spellStart"/>
      <w:ins w:id="2430" w:author="Alzraiee, Ayman H" w:date="2021-05-24T22:03:00Z">
        <w:r>
          <w:rPr>
            <w:lang w:val="en-AU"/>
          </w:rPr>
          <w:t>nsemble</w:t>
        </w:r>
      </w:ins>
      <w:proofErr w:type="spellEnd"/>
      <w:ins w:id="2431" w:author="Alzraiee, Ayman H" w:date="2021-05-24T22:04:00Z">
        <w:r>
          <w:rPr>
            <w:lang w:val="en-AU"/>
          </w:rPr>
          <w:t xml:space="preserve"> represents the </w:t>
        </w:r>
      </w:ins>
      <w:ins w:id="2432" w:author="Alzraiee, Ayman H" w:date="2021-05-24T22:03:00Z">
        <w:r>
          <w:rPr>
            <w:lang w:val="en-AU"/>
          </w:rPr>
          <w:t xml:space="preserve"> </w:t>
        </w:r>
      </w:ins>
      <w:ins w:id="2433" w:author="Alzraiee, Ayman H" w:date="2021-05-24T22:04:00Z">
        <w:r>
          <w:rPr>
            <w:lang w:val="en-AU"/>
          </w:rPr>
          <w:t>posterior parameters/states of the m</w:t>
        </w:r>
      </w:ins>
      <w:ins w:id="2434" w:author="Alzraiee, Ayman H" w:date="2021-05-24T22:05:00Z">
        <w:r>
          <w:rPr>
            <w:lang w:val="en-AU"/>
          </w:rPr>
          <w:t xml:space="preserve">odel given the set of uncertain observation. The updated parameters and states of the model can be used to simulate the </w:t>
        </w:r>
      </w:ins>
      <w:ins w:id="2435" w:author="Alzraiee, Ayman H" w:date="2021-05-24T22:06:00Z">
        <w:r>
          <w:rPr>
            <w:lang w:val="en-AU"/>
          </w:rPr>
          <w:t>next time cycle.</w:t>
        </w:r>
      </w:ins>
      <w:ins w:id="2436" w:author="Alzraiee, Ayman H" w:date="2021-05-24T21:58:00Z">
        <w:r w:rsidR="002A2EDF">
          <w:rPr>
            <w:lang w:val="en-AU"/>
          </w:rPr>
          <w:t xml:space="preserve"> </w:t>
        </w:r>
      </w:ins>
      <w:ins w:id="2437" w:author="Alzraiee, Ayman H" w:date="2021-05-24T21:54:00Z">
        <w:r w:rsidR="002A2EDF">
          <w:rPr>
            <w:lang w:val="en-AU"/>
          </w:rPr>
          <w:t xml:space="preserve"> </w:t>
        </w:r>
      </w:ins>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xml:space="preserve">)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w:t>
      </w:r>
      <w:r w:rsidR="00351370">
        <w:rPr>
          <w:lang w:val="en-AU"/>
        </w:rPr>
        <w:lastRenderedPageBreak/>
        <w:t>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Both of the solution techniques have pluses and minuses.  MORE HERE!!!</w:t>
      </w:r>
    </w:p>
    <w:p w14:paraId="45AF4E34" w14:textId="77777777" w:rsidR="00351370" w:rsidRDefault="00351370" w:rsidP="005F39E4">
      <w:pPr>
        <w:rPr>
          <w:lang w:val="en-AU"/>
        </w:rPr>
      </w:pPr>
    </w:p>
    <w:p w14:paraId="11123320" w14:textId="77777777"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in to discrete windows of assimilation</w:t>
      </w:r>
      <w:r>
        <w:rPr>
          <w:lang w:val="en-AU"/>
        </w:rPr>
        <w:t xml:space="preserve">.  </w:t>
      </w:r>
    </w:p>
    <w:p w14:paraId="6CF1E838" w14:textId="77777777" w:rsidR="005E3BBF" w:rsidRDefault="005E3BBF" w:rsidP="005F39E4">
      <w:pPr>
        <w:rPr>
          <w:lang w:val="en-AU"/>
        </w:rPr>
      </w:pPr>
    </w:p>
    <w:p w14:paraId="0CEDA057" w14:textId="4DB2603F"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apple</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6F1435B" w14:textId="77777777" w:rsidR="00A435F2" w:rsidRPr="00351370" w:rsidRDefault="00A435F2" w:rsidP="005F39E4">
      <w:pPr>
        <w:rPr>
          <w:lang w:val="en-AU"/>
        </w:rPr>
      </w:pPr>
    </w:p>
    <w:p w14:paraId="337657B5" w14:textId="60FE5F44" w:rsidR="005F39E4" w:rsidRDefault="005F39E4" w:rsidP="005F39E4">
      <w:pPr>
        <w:pStyle w:val="Heading3"/>
      </w:pPr>
      <w:bookmarkStart w:id="2438" w:name="_Toc72734974"/>
      <w:r>
        <w:t>12.2.2 Batch Data Assimilation with PESTPP-DA</w:t>
      </w:r>
      <w:bookmarkEnd w:id="2438"/>
    </w:p>
    <w:p w14:paraId="5E0F8708" w14:textId="75149F3A" w:rsidR="005F39E4" w:rsidRPr="0073640D" w:rsidRDefault="005F39E4" w:rsidP="005F39E4">
      <w:pPr>
        <w:rPr>
          <w:lang w:val="en-AU"/>
        </w:rPr>
      </w:pPr>
      <w:r>
        <w:rPr>
          <w:lang w:val="en-AU"/>
        </w:rPr>
        <w:t xml:space="preserve">Batch data assimilation with PESTPP-DA is conceptually the same process as used 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A435F2">
        <w:rPr>
          <w:lang w:val="en-AU"/>
        </w:rPr>
        <w:t>If no cycle information is found in control file, PESTPP-DA will resort to a batch assimilation process. See PESTPP-IES for more information on ensemble-based batch assimilation.</w:t>
      </w:r>
    </w:p>
    <w:p w14:paraId="14BC144D" w14:textId="242EDD19" w:rsidR="005F39E4" w:rsidRDefault="005F39E4" w:rsidP="005F39E4">
      <w:pPr>
        <w:pStyle w:val="Heading3"/>
      </w:pPr>
      <w:bookmarkStart w:id="2439" w:name="_Toc72734975"/>
      <w:r>
        <w:t>12.2.3 Sequential Data Assimilation with PESTPP-DA</w:t>
      </w:r>
      <w:bookmarkEnd w:id="243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275DDF72"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 xml:space="preserve">within specific cycles has conditioned static parameters – in some ways, this can be thought of as a form of non-linear data worth analysis. </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bookmarkStart w:id="2440" w:name="_Toc72734976"/>
    </w:p>
    <w:p w14:paraId="5415A269" w14:textId="1FD07AA1" w:rsidR="000836BB" w:rsidRPr="000836BB" w:rsidRDefault="005F39E4" w:rsidP="000836BB">
      <w:pPr>
        <w:pStyle w:val="Heading3"/>
      </w:pPr>
      <w:r>
        <w:t xml:space="preserve">12.2.4 </w:t>
      </w:r>
      <w:r w:rsidR="000836BB" w:rsidRPr="000836BB">
        <w:t>State estimation, parameter estimation and joint state-parameter estimation</w:t>
      </w:r>
    </w:p>
    <w:bookmarkEnd w:id="2440"/>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77777777" w:rsidR="0004344E" w:rsidRDefault="000836BB" w:rsidP="0004344E">
      <w:pPr>
        <w:rPr>
          <w:lang w:val="en-AU"/>
        </w:rPr>
      </w:pPr>
      <w:r>
        <w:rPr>
          <w:lang w:val="en-AU"/>
        </w:rPr>
        <w:t xml:space="preserve">In the standard batch assimilation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0DE349D" w:rsidR="002E0EC3" w:rsidRDefault="002E0EC3" w:rsidP="0004344E">
      <w:pPr>
        <w:rPr>
          <w:lang w:val="en-AU"/>
        </w:rPr>
      </w:pPr>
      <w:r>
        <w:rPr>
          <w:lang w:val="en-AU"/>
        </w:rPr>
        <w:t>It is important to note that if solution iterations are used (NOPTMAX &gt; 1) or at least one non-</w:t>
      </w:r>
      <w:r>
        <w:rPr>
          <w:lang w:val="en-AU"/>
        </w:rPr>
        <w:lastRenderedPageBreak/>
        <w:t xml:space="preserve">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This is an extra ensemble evaluation, which means sequential iterative/joint-state-parameter assimilation incurs additional computational burden.  </w:t>
      </w:r>
    </w:p>
    <w:p w14:paraId="5CA645A7" w14:textId="62E5CBF4" w:rsidR="0004344E" w:rsidRPr="0004344E" w:rsidRDefault="0004344E" w:rsidP="0004344E">
      <w:pPr>
        <w:rPr>
          <w:lang w:val="en-AU"/>
        </w:rPr>
      </w:pPr>
      <w:r>
        <w:rPr>
          <w:lang w:val="en-AU"/>
        </w:rPr>
        <w:t xml:space="preserve"> </w:t>
      </w:r>
      <w:bookmarkStart w:id="2441" w:name="_Toc72734977"/>
    </w:p>
    <w:p w14:paraId="679310D6" w14:textId="130FE11E" w:rsidR="00FC6649" w:rsidRDefault="00FC6649" w:rsidP="00FC6649">
      <w:pPr>
        <w:pStyle w:val="Heading3"/>
      </w:pPr>
      <w:r>
        <w:t>12.2.4 Observation and Weight Cycle Tables</w:t>
      </w:r>
    </w:p>
    <w:p w14:paraId="1BFB39BA" w14:textId="53D532EA" w:rsidR="00271A84" w:rsidRDefault="00271A84" w:rsidP="00FC6649">
      <w:r>
        <w:t xml:space="preserve">In sequential assimilation, PESTPP-DA needs to have access to the dynamic states.  Invariably, one or more of these states may also correspond to an historic observation.  For example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w:t>
      </w:r>
      <w:proofErr w:type="spellStart"/>
      <w:r>
        <w:t>entires</w:t>
      </w:r>
      <w:proofErr w:type="spellEnd"/>
      <w:r>
        <w:t xml:space="preserve"> in the control file.  However, this may result in a large number of nearly identical instruction files to read the same model output locations for multiple cycles – wasteful. </w:t>
      </w:r>
    </w:p>
    <w:p w14:paraId="34A2E0B3" w14:textId="3BB333B3" w:rsidR="00FC6649" w:rsidRDefault="00271A84" w:rsidP="00496DD4">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4171D115" w14:textId="1C66F3C7" w:rsidR="005F39E4" w:rsidRDefault="005F39E4" w:rsidP="005F39E4">
      <w:pPr>
        <w:pStyle w:val="Heading3"/>
      </w:pPr>
      <w:r>
        <w:t>12.2.12 Running PESTPP-DA</w:t>
      </w:r>
      <w:bookmarkEnd w:id="2441"/>
    </w:p>
    <w:p w14:paraId="1B8F2C62" w14:textId="77777777" w:rsidR="006B2778" w:rsidRDefault="004C46D5" w:rsidP="005F39E4">
      <w:r>
        <w:t xml:space="preserve">PESTPP-DA is run exactly like all other tools in the PEST++ suite – </w:t>
      </w:r>
      <w:r w:rsidR="005F39E4">
        <w:t xml:space="preserve">See section 5 of this manual for how to run the tools in the PEST++ suite. As is described in that section, model </w:t>
      </w:r>
      <w:r w:rsidR="005F39E4">
        <w:lastRenderedPageBreak/>
        <w:t>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442" w:name="_Toc72734978"/>
      <w:r>
        <w:t>12.2.13 PESTPP-DA Output Files</w:t>
      </w:r>
      <w:bookmarkEnd w:id="2442"/>
    </w:p>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r>
              <w:rPr>
                <w:rFonts w:ascii="Arial" w:hAnsi="Arial" w:cs="Arial"/>
                <w:i/>
                <w:sz w:val="18"/>
                <w:szCs w:val="18"/>
              </w:rPr>
              <w:lastRenderedPageBreak/>
              <w:t>c</w:t>
            </w:r>
            <w:r w:rsidR="00666BEC">
              <w:rPr>
                <w:rFonts w:ascii="Arial" w:hAnsi="Arial" w:cs="Arial"/>
                <w:i/>
                <w:sz w:val="18"/>
                <w:szCs w:val="18"/>
              </w:rPr>
              <w:t>ase.global</w:t>
            </w:r>
            <w:proofErr w:type="spell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(e.g.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 xml:space="preserve">.&lt;cycle&gt;.&lt;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443" w:name="_Toc72734979"/>
      <w:r>
        <w:t>12.4 Summary of PESTPP-DA Control Variables</w:t>
      </w:r>
      <w:bookmarkEnd w:id="2443"/>
    </w:p>
    <w:p w14:paraId="356768BC" w14:textId="78C6A8C7" w:rsidR="00666BEC" w:rsidRDefault="005F39E4" w:rsidP="005F39E4">
      <w:pPr>
        <w:pStyle w:val="Heading3"/>
      </w:pPr>
      <w:bookmarkStart w:id="2444" w:name="_Toc72734980"/>
      <w:r>
        <w:t>12.4.1 General</w:t>
      </w:r>
      <w:bookmarkStart w:id="2445" w:name="_Toc72734981"/>
      <w:bookmarkEnd w:id="244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r>
        <w:lastRenderedPageBreak/>
        <w:t>12.4.2 Control Variables in the PEST Control File</w:t>
      </w:r>
      <w:bookmarkEnd w:id="244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446" w:name="_Toc72734982"/>
      <w:r>
        <w:t>12.4.3 PEST++ Control Variables</w:t>
      </w:r>
      <w:bookmarkEnd w:id="244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66209F90" w14:textId="77777777" w:rsidR="005F39E4" w:rsidRDefault="005F39E4">
      <w:pPr>
        <w:widowControl/>
        <w:spacing w:before="0" w:after="0"/>
        <w:jc w:val="left"/>
        <w:rPr>
          <w:b/>
          <w:spacing w:val="-6"/>
          <w:kern w:val="28"/>
          <w:sz w:val="48"/>
          <w:szCs w:val="48"/>
          <w:lang w:val="en-AU"/>
        </w:rPr>
      </w:pPr>
      <w:r>
        <w:br w:type="page"/>
      </w:r>
    </w:p>
    <w:p w14:paraId="7B9B574F" w14:textId="2043A601" w:rsidR="00032B5D" w:rsidRDefault="0098732B" w:rsidP="00C27197">
      <w:pPr>
        <w:pStyle w:val="Heading1"/>
      </w:pPr>
      <w:bookmarkStart w:id="2447" w:name="_Toc72734983"/>
      <w:r>
        <w:lastRenderedPageBreak/>
        <w:t>1</w:t>
      </w:r>
      <w:r w:rsidR="005F39E4">
        <w:t>3</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447"/>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w:t>
      </w:r>
      <w:r>
        <w:rPr>
          <w:lang w:val="en-AU"/>
        </w:rPr>
        <w:lastRenderedPageBreak/>
        <w:t>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r w:rsidRPr="008F2AEA">
        <w:rPr>
          <w:i/>
          <w:lang w:val="en-AU"/>
        </w:rPr>
        <w:t>J.Water</w:t>
      </w:r>
      <w:proofErr w:type="spell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448" w:name="_Toc439791337"/>
      <w:bookmarkStart w:id="2449" w:name="_Toc439791791"/>
      <w:bookmarkStart w:id="2450" w:name="_Toc439792246"/>
      <w:bookmarkStart w:id="2451" w:name="_Toc439792700"/>
      <w:bookmarkStart w:id="2452" w:name="_Toc439793154"/>
      <w:bookmarkStart w:id="2453" w:name="_Toc439793608"/>
      <w:bookmarkStart w:id="2454" w:name="_Toc439794062"/>
      <w:bookmarkStart w:id="2455" w:name="_Toc439794516"/>
      <w:bookmarkStart w:id="2456" w:name="_Toc439794970"/>
      <w:bookmarkStart w:id="2457" w:name="_Toc439795423"/>
      <w:bookmarkStart w:id="2458" w:name="_Toc439823407"/>
      <w:bookmarkStart w:id="2459" w:name="_Toc445910569"/>
      <w:bookmarkStart w:id="2460" w:name="_Toc510516787"/>
      <w:bookmarkStart w:id="2461" w:name="_Toc72734984"/>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462" w:name="_Toc72734985"/>
      <w:r>
        <w:lastRenderedPageBreak/>
        <w:t>Appendix B. Some File Formats</w:t>
      </w:r>
      <w:bookmarkEnd w:id="2462"/>
    </w:p>
    <w:p w14:paraId="7DE1F85D" w14:textId="77777777" w:rsidR="0079191B" w:rsidRDefault="0079191B" w:rsidP="0079191B">
      <w:pPr>
        <w:pStyle w:val="Heading2"/>
      </w:pPr>
      <w:bookmarkStart w:id="2463" w:name="_Toc72734986"/>
      <w:r>
        <w:t>B.1 Introduction</w:t>
      </w:r>
      <w:bookmarkEnd w:id="2463"/>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464" w:name="_Toc445909835"/>
      <w:bookmarkStart w:id="2465" w:name="_Toc480282351"/>
      <w:bookmarkStart w:id="2466" w:name="_Toc482783379"/>
      <w:bookmarkStart w:id="2467" w:name="_Toc488660881"/>
      <w:bookmarkStart w:id="2468" w:name="_Toc500684919"/>
      <w:bookmarkStart w:id="2469" w:name="_Toc501466217"/>
      <w:bookmarkStart w:id="2470" w:name="_Toc501710530"/>
      <w:bookmarkStart w:id="2471" w:name="_Toc501778426"/>
      <w:bookmarkStart w:id="2472" w:name="_Toc501885836"/>
      <w:bookmarkStart w:id="2473" w:name="_Toc502033601"/>
      <w:bookmarkStart w:id="2474" w:name="_Toc502045032"/>
      <w:bookmarkStart w:id="2475" w:name="_Toc502143340"/>
      <w:bookmarkStart w:id="2476" w:name="_Toc502403326"/>
      <w:bookmarkStart w:id="2477" w:name="_Toc502480180"/>
      <w:bookmarkStart w:id="2478" w:name="_Toc502563975"/>
      <w:bookmarkStart w:id="2479" w:name="_Toc502581209"/>
      <w:bookmarkStart w:id="2480" w:name="_Toc502667514"/>
      <w:bookmarkStart w:id="2481" w:name="_Toc502745120"/>
      <w:bookmarkStart w:id="2482" w:name="_Toc502997032"/>
      <w:bookmarkStart w:id="2483" w:name="_Toc503686635"/>
      <w:bookmarkStart w:id="2484" w:name="_Toc503694959"/>
      <w:bookmarkStart w:id="2485" w:name="_Toc503727979"/>
      <w:bookmarkStart w:id="2486" w:name="_Toc505080267"/>
      <w:bookmarkStart w:id="2487" w:name="_Toc506014396"/>
      <w:bookmarkStart w:id="2488" w:name="_Toc506542618"/>
      <w:bookmarkStart w:id="2489" w:name="_Toc72734987"/>
      <w:r>
        <w:t>B.2 Matrix File</w:t>
      </w:r>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23FFEB15" w14:textId="0BE9DE5E" w:rsidR="0081679B" w:rsidRDefault="0081679B" w:rsidP="0081679B">
      <w:pPr>
        <w:pStyle w:val="Heading3"/>
      </w:pPr>
      <w:bookmarkStart w:id="2490" w:name="_Toc445909836"/>
      <w:bookmarkStart w:id="2491" w:name="_Toc480282352"/>
      <w:bookmarkStart w:id="2492" w:name="_Toc482783380"/>
      <w:bookmarkStart w:id="2493" w:name="_Toc488660882"/>
      <w:bookmarkStart w:id="2494" w:name="_Toc500684920"/>
      <w:bookmarkStart w:id="2495" w:name="_Toc501466218"/>
      <w:bookmarkStart w:id="2496" w:name="_Toc501710531"/>
      <w:bookmarkStart w:id="2497" w:name="_Toc501778427"/>
      <w:bookmarkStart w:id="2498" w:name="_Toc501885837"/>
      <w:bookmarkStart w:id="2499" w:name="_Toc502033602"/>
      <w:bookmarkStart w:id="2500" w:name="_Toc502045033"/>
      <w:bookmarkStart w:id="2501" w:name="_Toc502143341"/>
      <w:bookmarkStart w:id="2502" w:name="_Toc502403327"/>
      <w:bookmarkStart w:id="2503" w:name="_Toc502480181"/>
      <w:bookmarkStart w:id="2504" w:name="_Toc502563976"/>
      <w:bookmarkStart w:id="2505" w:name="_Toc502581210"/>
      <w:bookmarkStart w:id="2506" w:name="_Toc502667515"/>
      <w:bookmarkStart w:id="2507" w:name="_Toc502745121"/>
      <w:bookmarkStart w:id="2508" w:name="_Toc502997033"/>
      <w:bookmarkStart w:id="2509" w:name="_Toc503686636"/>
      <w:bookmarkStart w:id="2510" w:name="_Toc503694960"/>
      <w:bookmarkStart w:id="2511" w:name="_Toc503727980"/>
      <w:bookmarkStart w:id="2512" w:name="_Toc505080268"/>
      <w:bookmarkStart w:id="2513" w:name="_Toc506014397"/>
      <w:bookmarkStart w:id="2514" w:name="_Toc506542619"/>
      <w:bookmarkStart w:id="2515" w:name="_Toc72734988"/>
      <w:r>
        <w:t>B.2.1 General</w:t>
      </w:r>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w:t>
      </w:r>
      <w:proofErr w:type="spellStart"/>
      <w:r w:rsidRPr="00852E73">
        <w:rPr>
          <w:i/>
          <w:lang w:val="en-AU"/>
        </w:rPr>
        <w:t>cov</w:t>
      </w:r>
      <w:proofErr w:type="spellEnd"/>
      <w:r>
        <w:rPr>
          <w:lang w:val="en-AU"/>
        </w:rPr>
        <w:t>; however this is not part of its specifications.</w:t>
      </w:r>
    </w:p>
    <w:p w14:paraId="555FDF7E" w14:textId="77777777" w:rsidR="0081679B" w:rsidRPr="00832110" w:rsidRDefault="00852E73" w:rsidP="0081679B">
      <w:pPr>
        <w:pStyle w:val="Heading3"/>
      </w:pPr>
      <w:bookmarkStart w:id="2516" w:name="_Toc95550157"/>
      <w:bookmarkStart w:id="2517" w:name="_Toc95921377"/>
      <w:bookmarkStart w:id="2518" w:name="_Toc98169251"/>
      <w:bookmarkStart w:id="2519" w:name="_Toc99464792"/>
      <w:bookmarkStart w:id="2520" w:name="_Toc100992758"/>
      <w:bookmarkStart w:id="2521" w:name="_Toc105522962"/>
      <w:bookmarkStart w:id="2522" w:name="_Toc105523402"/>
      <w:bookmarkStart w:id="2523" w:name="_Toc105524442"/>
      <w:bookmarkStart w:id="2524" w:name="_Toc106549127"/>
      <w:bookmarkStart w:id="2525" w:name="_Toc106904565"/>
      <w:bookmarkStart w:id="2526" w:name="_Toc109115257"/>
      <w:bookmarkStart w:id="2527" w:name="_Toc109220459"/>
      <w:bookmarkStart w:id="2528" w:name="_Toc109743948"/>
      <w:bookmarkStart w:id="2529" w:name="_Toc109744033"/>
      <w:bookmarkStart w:id="2530" w:name="_Toc110573603"/>
      <w:bookmarkStart w:id="2531" w:name="_Toc110938787"/>
      <w:bookmarkStart w:id="2532" w:name="_Toc111043740"/>
      <w:bookmarkStart w:id="2533" w:name="_Toc111138224"/>
      <w:bookmarkStart w:id="2534" w:name="_Toc111176777"/>
      <w:bookmarkStart w:id="2535" w:name="_Toc111211963"/>
      <w:bookmarkStart w:id="2536" w:name="_Toc111516366"/>
      <w:bookmarkStart w:id="2537" w:name="_Toc111705776"/>
      <w:bookmarkStart w:id="2538" w:name="_Toc111710403"/>
      <w:bookmarkStart w:id="2539" w:name="_Toc112553503"/>
      <w:bookmarkStart w:id="2540" w:name="_Toc112553611"/>
      <w:bookmarkStart w:id="2541" w:name="_Toc112925033"/>
      <w:bookmarkStart w:id="2542" w:name="_Toc113341181"/>
      <w:bookmarkStart w:id="2543" w:name="_Toc113382182"/>
      <w:bookmarkStart w:id="2544" w:name="_Toc114890972"/>
      <w:bookmarkStart w:id="2545" w:name="_Toc115937286"/>
      <w:bookmarkStart w:id="2546" w:name="_Toc115942986"/>
      <w:bookmarkStart w:id="2547" w:name="_Toc116681753"/>
      <w:bookmarkStart w:id="2548" w:name="_Toc118188627"/>
      <w:bookmarkStart w:id="2549" w:name="_Toc118631090"/>
      <w:bookmarkStart w:id="2550" w:name="_Toc119122607"/>
      <w:bookmarkStart w:id="2551" w:name="_Toc120608446"/>
      <w:bookmarkStart w:id="2552" w:name="_Toc121849307"/>
      <w:bookmarkStart w:id="2553" w:name="_Toc121938099"/>
      <w:bookmarkStart w:id="2554" w:name="_Toc122517722"/>
      <w:bookmarkStart w:id="2555" w:name="_Toc126428789"/>
      <w:bookmarkStart w:id="2556" w:name="_Toc127210137"/>
      <w:bookmarkStart w:id="2557" w:name="_Toc127210297"/>
      <w:bookmarkStart w:id="2558" w:name="_Toc128980786"/>
      <w:bookmarkStart w:id="2559" w:name="_Toc141197316"/>
      <w:bookmarkStart w:id="2560" w:name="_Toc141197507"/>
      <w:bookmarkStart w:id="2561" w:name="_Toc142390167"/>
      <w:bookmarkStart w:id="2562" w:name="_Toc142503328"/>
      <w:bookmarkStart w:id="2563" w:name="_Toc143970175"/>
      <w:bookmarkStart w:id="2564" w:name="_Toc147358549"/>
      <w:bookmarkStart w:id="2565" w:name="_Toc147358710"/>
      <w:bookmarkStart w:id="2566" w:name="_Toc147358871"/>
      <w:bookmarkStart w:id="2567" w:name="_Toc154212567"/>
      <w:bookmarkStart w:id="2568" w:name="_Toc154391467"/>
      <w:bookmarkStart w:id="2569" w:name="_Toc154726972"/>
      <w:bookmarkStart w:id="2570" w:name="_Toc154972485"/>
      <w:bookmarkStart w:id="2571" w:name="_Toc154984476"/>
      <w:bookmarkStart w:id="2572" w:name="_Toc155085786"/>
      <w:bookmarkStart w:id="2573" w:name="_Toc155626509"/>
      <w:bookmarkStart w:id="2574" w:name="_Toc157070287"/>
      <w:bookmarkStart w:id="2575" w:name="_Toc158170518"/>
      <w:bookmarkStart w:id="2576" w:name="_Toc159778948"/>
      <w:bookmarkStart w:id="2577" w:name="_Toc167892361"/>
      <w:bookmarkStart w:id="2578" w:name="_Toc168160307"/>
      <w:bookmarkStart w:id="2579" w:name="_Toc168160522"/>
      <w:bookmarkStart w:id="2580" w:name="_Toc168680252"/>
      <w:bookmarkStart w:id="2581" w:name="_Toc169683489"/>
      <w:bookmarkStart w:id="2582" w:name="_Toc169683705"/>
      <w:bookmarkStart w:id="2583" w:name="_Toc169683921"/>
      <w:bookmarkStart w:id="2584" w:name="_Toc170817545"/>
      <w:bookmarkStart w:id="2585" w:name="_Toc170832462"/>
      <w:bookmarkStart w:id="2586" w:name="_Toc171489469"/>
      <w:bookmarkStart w:id="2587" w:name="_Toc171699150"/>
      <w:bookmarkStart w:id="2588" w:name="_Toc171836797"/>
      <w:bookmarkStart w:id="2589" w:name="_Toc172041585"/>
      <w:bookmarkStart w:id="2590" w:name="_Toc172107151"/>
      <w:bookmarkStart w:id="2591" w:name="_Toc172179843"/>
      <w:bookmarkStart w:id="2592" w:name="_Toc174421783"/>
      <w:bookmarkStart w:id="2593" w:name="_Toc175324803"/>
      <w:bookmarkStart w:id="2594" w:name="_Toc175325152"/>
      <w:bookmarkStart w:id="2595" w:name="_Toc179412476"/>
      <w:bookmarkStart w:id="2596" w:name="_Toc180429808"/>
      <w:bookmarkStart w:id="2597" w:name="_Toc180479257"/>
      <w:bookmarkStart w:id="2598" w:name="_Toc180911838"/>
      <w:bookmarkStart w:id="2599" w:name="_Toc181521565"/>
      <w:bookmarkStart w:id="2600" w:name="_Toc181710957"/>
      <w:bookmarkStart w:id="2601" w:name="_Toc182327201"/>
      <w:bookmarkStart w:id="2602" w:name="_Toc182723131"/>
      <w:bookmarkStart w:id="2603" w:name="_Toc183542278"/>
      <w:bookmarkStart w:id="2604" w:name="_Toc183600928"/>
      <w:bookmarkStart w:id="2605" w:name="_Toc190165667"/>
      <w:bookmarkStart w:id="2606" w:name="_Toc197161161"/>
      <w:bookmarkStart w:id="2607" w:name="_Toc199079228"/>
      <w:bookmarkStart w:id="2608" w:name="_Toc203106970"/>
      <w:bookmarkStart w:id="2609" w:name="_Toc203109598"/>
      <w:bookmarkStart w:id="2610" w:name="_Toc203304628"/>
      <w:bookmarkStart w:id="2611" w:name="_Toc204091225"/>
      <w:bookmarkStart w:id="2612" w:name="_Toc204355574"/>
      <w:bookmarkStart w:id="2613" w:name="_Toc226761469"/>
      <w:bookmarkStart w:id="2614" w:name="_Toc226761899"/>
      <w:bookmarkStart w:id="2615" w:name="_Toc226762202"/>
      <w:bookmarkStart w:id="2616" w:name="_Toc226763305"/>
      <w:bookmarkStart w:id="2617" w:name="_Toc227401162"/>
      <w:bookmarkStart w:id="2618" w:name="_Toc227869088"/>
      <w:bookmarkStart w:id="2619" w:name="_Toc227895529"/>
      <w:bookmarkStart w:id="2620" w:name="_Toc230504326"/>
      <w:bookmarkStart w:id="2621" w:name="_Toc230504634"/>
      <w:bookmarkStart w:id="2622" w:name="_Toc237250489"/>
      <w:bookmarkStart w:id="2623" w:name="_Toc237590396"/>
      <w:bookmarkStart w:id="2624" w:name="_Toc241769783"/>
      <w:bookmarkStart w:id="2625" w:name="_Toc241770102"/>
      <w:bookmarkStart w:id="2626" w:name="_Toc243071909"/>
      <w:bookmarkStart w:id="2627" w:name="_Toc243072234"/>
      <w:bookmarkStart w:id="2628" w:name="_Toc246201543"/>
      <w:bookmarkStart w:id="2629" w:name="_Toc246208462"/>
      <w:bookmarkStart w:id="2630" w:name="_Toc248959601"/>
      <w:bookmarkStart w:id="2631" w:name="_Toc249370404"/>
      <w:bookmarkStart w:id="2632" w:name="_Toc264830606"/>
      <w:bookmarkStart w:id="2633" w:name="_Toc265007361"/>
      <w:bookmarkStart w:id="2634" w:name="_Toc265277050"/>
      <w:bookmarkStart w:id="2635" w:name="_Toc266993571"/>
      <w:bookmarkStart w:id="2636" w:name="_Toc270150378"/>
      <w:bookmarkStart w:id="2637" w:name="_Toc270150722"/>
      <w:bookmarkStart w:id="2638" w:name="_Toc271662447"/>
      <w:bookmarkStart w:id="2639" w:name="_Toc278192782"/>
      <w:bookmarkStart w:id="2640" w:name="_Toc295080150"/>
      <w:bookmarkStart w:id="2641" w:name="_Toc302837738"/>
      <w:bookmarkStart w:id="2642" w:name="_Toc307131080"/>
      <w:bookmarkStart w:id="2643" w:name="_Toc321982345"/>
      <w:bookmarkStart w:id="2644" w:name="_Toc322935273"/>
      <w:bookmarkStart w:id="2645" w:name="_Toc323558102"/>
      <w:bookmarkStart w:id="2646" w:name="_Toc325399223"/>
      <w:bookmarkStart w:id="2647" w:name="_Toc327250993"/>
      <w:bookmarkStart w:id="2648" w:name="_Toc327251356"/>
      <w:bookmarkStart w:id="2649" w:name="_Toc349908676"/>
      <w:bookmarkStart w:id="2650" w:name="_Toc351894883"/>
      <w:bookmarkStart w:id="2651" w:name="_Toc352135625"/>
      <w:bookmarkStart w:id="2652" w:name="_Toc352923120"/>
      <w:bookmarkStart w:id="2653" w:name="_Toc353023644"/>
      <w:bookmarkStart w:id="2654" w:name="_Toc365005467"/>
      <w:bookmarkStart w:id="2655" w:name="_Toc365608195"/>
      <w:bookmarkStart w:id="2656" w:name="_Toc366525455"/>
      <w:bookmarkStart w:id="2657" w:name="_Toc366525841"/>
      <w:bookmarkStart w:id="2658" w:name="_Toc366872465"/>
      <w:bookmarkStart w:id="2659" w:name="_Toc368321778"/>
      <w:bookmarkStart w:id="2660" w:name="_Toc371856345"/>
      <w:bookmarkStart w:id="2661" w:name="_Toc371857770"/>
      <w:bookmarkStart w:id="2662" w:name="_Toc375911369"/>
      <w:bookmarkStart w:id="2663" w:name="_Toc392084567"/>
      <w:bookmarkStart w:id="2664" w:name="_Toc392084947"/>
      <w:bookmarkStart w:id="2665" w:name="_Toc408032019"/>
      <w:bookmarkStart w:id="2666" w:name="_Toc408557857"/>
      <w:bookmarkStart w:id="2667" w:name="_Toc434826907"/>
      <w:bookmarkStart w:id="2668" w:name="_Toc434827301"/>
      <w:bookmarkStart w:id="2669" w:name="_Toc435627638"/>
      <w:bookmarkStart w:id="2670" w:name="_Toc445909837"/>
      <w:bookmarkStart w:id="2671" w:name="_Toc480282353"/>
      <w:bookmarkStart w:id="2672" w:name="_Toc482783381"/>
      <w:bookmarkStart w:id="2673" w:name="_Toc488660883"/>
      <w:bookmarkStart w:id="2674" w:name="_Toc500684921"/>
      <w:bookmarkStart w:id="2675" w:name="_Toc501466219"/>
      <w:bookmarkStart w:id="2676" w:name="_Toc501710532"/>
      <w:bookmarkStart w:id="2677" w:name="_Toc501778428"/>
      <w:bookmarkStart w:id="2678" w:name="_Toc501885838"/>
      <w:bookmarkStart w:id="2679" w:name="_Toc502033603"/>
      <w:bookmarkStart w:id="2680" w:name="_Toc502045034"/>
      <w:bookmarkStart w:id="2681" w:name="_Toc502143342"/>
      <w:bookmarkStart w:id="2682" w:name="_Toc502403328"/>
      <w:bookmarkStart w:id="2683" w:name="_Toc502480182"/>
      <w:bookmarkStart w:id="2684" w:name="_Toc502563977"/>
      <w:bookmarkStart w:id="2685" w:name="_Toc502581211"/>
      <w:bookmarkStart w:id="2686" w:name="_Toc502667516"/>
      <w:bookmarkStart w:id="2687" w:name="_Toc502745122"/>
      <w:bookmarkStart w:id="2688" w:name="_Toc502997034"/>
      <w:bookmarkStart w:id="2689" w:name="_Toc503686637"/>
      <w:bookmarkStart w:id="2690" w:name="_Toc503694961"/>
      <w:bookmarkStart w:id="2691" w:name="_Toc503727981"/>
      <w:bookmarkStart w:id="2692" w:name="_Toc505080269"/>
      <w:bookmarkStart w:id="2693" w:name="_Toc506014398"/>
      <w:bookmarkStart w:id="2694" w:name="_Toc506542620"/>
      <w:bookmarkStart w:id="2695" w:name="_Toc72734989"/>
      <w:r>
        <w:t>B</w:t>
      </w:r>
      <w:r w:rsidR="0081679B">
        <w:t>.</w:t>
      </w:r>
      <w:r>
        <w:t>2</w:t>
      </w:r>
      <w:r w:rsidR="0081679B">
        <w:t>.2</w:t>
      </w:r>
      <w:r w:rsidR="0081679B" w:rsidRPr="00832110">
        <w:t xml:space="preserve"> </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r w:rsidR="0081679B">
        <w:t>Specifications</w:t>
      </w:r>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696" w:name="_Toc445909838"/>
      <w:bookmarkStart w:id="2697" w:name="_Toc480282354"/>
      <w:bookmarkStart w:id="2698" w:name="_Toc482783382"/>
      <w:bookmarkStart w:id="2699" w:name="_Toc488660884"/>
      <w:bookmarkStart w:id="2700" w:name="_Toc500684922"/>
      <w:bookmarkStart w:id="2701" w:name="_Toc501466220"/>
      <w:bookmarkStart w:id="2702" w:name="_Toc501710533"/>
      <w:bookmarkStart w:id="2703" w:name="_Toc501778429"/>
      <w:bookmarkStart w:id="2704" w:name="_Toc501885839"/>
      <w:bookmarkStart w:id="2705" w:name="_Toc502033604"/>
      <w:bookmarkStart w:id="2706" w:name="_Toc502045035"/>
      <w:bookmarkStart w:id="2707" w:name="_Toc502143343"/>
      <w:bookmarkStart w:id="2708" w:name="_Toc502403329"/>
      <w:bookmarkStart w:id="2709" w:name="_Toc502480183"/>
      <w:bookmarkStart w:id="2710" w:name="_Toc502563978"/>
      <w:bookmarkStart w:id="2711" w:name="_Toc502581212"/>
      <w:bookmarkStart w:id="2712" w:name="_Toc502667517"/>
      <w:bookmarkStart w:id="2713" w:name="_Toc502745123"/>
      <w:bookmarkStart w:id="2714" w:name="_Toc502997035"/>
      <w:bookmarkStart w:id="2715" w:name="_Toc503686638"/>
      <w:bookmarkStart w:id="2716" w:name="_Toc503694962"/>
      <w:bookmarkStart w:id="2717" w:name="_Toc503727982"/>
      <w:bookmarkStart w:id="2718" w:name="_Toc505080270"/>
      <w:bookmarkStart w:id="2719" w:name="_Toc506014399"/>
      <w:bookmarkStart w:id="2720" w:name="_Toc506542621"/>
      <w:bookmarkStart w:id="2721" w:name="_Toc72734990"/>
      <w:r>
        <w:t>B</w:t>
      </w:r>
      <w:r w:rsidR="0081679B">
        <w:t>.</w:t>
      </w:r>
      <w:r>
        <w:t>3</w:t>
      </w:r>
      <w:r w:rsidR="0081679B">
        <w:t xml:space="preserve"> Uncertainty Files</w:t>
      </w:r>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p>
    <w:p w14:paraId="62FD6E49" w14:textId="7085F80F" w:rsidR="0081679B" w:rsidRDefault="00852E73" w:rsidP="0081679B">
      <w:pPr>
        <w:pStyle w:val="Heading3"/>
      </w:pPr>
      <w:bookmarkStart w:id="2722" w:name="_Toc95921383"/>
      <w:bookmarkStart w:id="2723" w:name="_Toc98169254"/>
      <w:bookmarkStart w:id="2724" w:name="_Toc99464795"/>
      <w:bookmarkStart w:id="2725" w:name="_Toc100992761"/>
      <w:bookmarkStart w:id="2726" w:name="_Toc105522965"/>
      <w:bookmarkStart w:id="2727" w:name="_Toc105523405"/>
      <w:bookmarkStart w:id="2728" w:name="_Toc105524445"/>
      <w:bookmarkStart w:id="2729" w:name="_Toc106549130"/>
      <w:bookmarkStart w:id="2730" w:name="_Toc106904568"/>
      <w:bookmarkStart w:id="2731" w:name="_Toc109115260"/>
      <w:bookmarkStart w:id="2732" w:name="_Toc109220462"/>
      <w:bookmarkStart w:id="2733" w:name="_Toc109743951"/>
      <w:bookmarkStart w:id="2734" w:name="_Toc109744036"/>
      <w:bookmarkStart w:id="2735" w:name="_Toc110573606"/>
      <w:bookmarkStart w:id="2736" w:name="_Toc110938790"/>
      <w:bookmarkStart w:id="2737" w:name="_Toc111043743"/>
      <w:bookmarkStart w:id="2738" w:name="_Toc111138227"/>
      <w:bookmarkStart w:id="2739" w:name="_Toc111176780"/>
      <w:bookmarkStart w:id="2740" w:name="_Toc111211966"/>
      <w:bookmarkStart w:id="2741" w:name="_Toc111516369"/>
      <w:bookmarkStart w:id="2742" w:name="_Toc111705779"/>
      <w:bookmarkStart w:id="2743" w:name="_Toc111710406"/>
      <w:bookmarkStart w:id="2744" w:name="_Toc112553506"/>
      <w:bookmarkStart w:id="2745" w:name="_Toc112553614"/>
      <w:bookmarkStart w:id="2746" w:name="_Toc112925036"/>
      <w:bookmarkStart w:id="2747" w:name="_Toc113341184"/>
      <w:bookmarkStart w:id="2748" w:name="_Toc113382185"/>
      <w:bookmarkStart w:id="2749" w:name="_Toc114890975"/>
      <w:bookmarkStart w:id="2750" w:name="_Toc115937289"/>
      <w:bookmarkStart w:id="2751" w:name="_Toc115942989"/>
      <w:bookmarkStart w:id="2752" w:name="_Toc116681756"/>
      <w:bookmarkStart w:id="2753" w:name="_Toc118188630"/>
      <w:bookmarkStart w:id="2754" w:name="_Toc118631093"/>
      <w:bookmarkStart w:id="2755" w:name="_Toc119122610"/>
      <w:bookmarkStart w:id="2756" w:name="_Toc120608449"/>
      <w:bookmarkStart w:id="2757" w:name="_Toc121849310"/>
      <w:bookmarkStart w:id="2758" w:name="_Toc121938102"/>
      <w:bookmarkStart w:id="2759" w:name="_Toc122517725"/>
      <w:bookmarkStart w:id="2760" w:name="_Toc126428792"/>
      <w:bookmarkStart w:id="2761" w:name="_Toc127210140"/>
      <w:bookmarkStart w:id="2762" w:name="_Toc127210300"/>
      <w:bookmarkStart w:id="2763" w:name="_Toc128980789"/>
      <w:bookmarkStart w:id="2764" w:name="_Toc141197319"/>
      <w:bookmarkStart w:id="2765" w:name="_Toc141197510"/>
      <w:bookmarkStart w:id="2766" w:name="_Toc142390170"/>
      <w:bookmarkStart w:id="2767" w:name="_Toc142503331"/>
      <w:bookmarkStart w:id="2768" w:name="_Toc143970178"/>
      <w:bookmarkStart w:id="2769" w:name="_Toc147358552"/>
      <w:bookmarkStart w:id="2770" w:name="_Toc147358713"/>
      <w:bookmarkStart w:id="2771" w:name="_Toc147358874"/>
      <w:bookmarkStart w:id="2772" w:name="_Toc154212570"/>
      <w:bookmarkStart w:id="2773" w:name="_Toc154391470"/>
      <w:bookmarkStart w:id="2774" w:name="_Toc154726975"/>
      <w:bookmarkStart w:id="2775" w:name="_Toc154972488"/>
      <w:bookmarkStart w:id="2776" w:name="_Toc154984479"/>
      <w:bookmarkStart w:id="2777" w:name="_Toc155085789"/>
      <w:bookmarkStart w:id="2778" w:name="_Toc155626512"/>
      <w:bookmarkStart w:id="2779" w:name="_Toc157070290"/>
      <w:bookmarkStart w:id="2780" w:name="_Toc158170521"/>
      <w:bookmarkStart w:id="2781" w:name="_Toc159778951"/>
      <w:bookmarkStart w:id="2782" w:name="_Toc167892364"/>
      <w:bookmarkStart w:id="2783" w:name="_Toc168160310"/>
      <w:bookmarkStart w:id="2784" w:name="_Toc168160525"/>
      <w:bookmarkStart w:id="2785" w:name="_Toc168680255"/>
      <w:bookmarkStart w:id="2786" w:name="_Toc169683492"/>
      <w:bookmarkStart w:id="2787" w:name="_Toc169683708"/>
      <w:bookmarkStart w:id="2788" w:name="_Toc169683924"/>
      <w:bookmarkStart w:id="2789" w:name="_Toc170817548"/>
      <w:bookmarkStart w:id="2790" w:name="_Toc170832465"/>
      <w:bookmarkStart w:id="2791" w:name="_Toc171489472"/>
      <w:bookmarkStart w:id="2792" w:name="_Toc171699153"/>
      <w:bookmarkStart w:id="2793" w:name="_Toc171836800"/>
      <w:bookmarkStart w:id="2794" w:name="_Toc172041588"/>
      <w:bookmarkStart w:id="2795" w:name="_Toc172107154"/>
      <w:bookmarkStart w:id="2796" w:name="_Toc172179846"/>
      <w:bookmarkStart w:id="2797" w:name="_Toc174421786"/>
      <w:bookmarkStart w:id="2798" w:name="_Toc175324806"/>
      <w:bookmarkStart w:id="2799" w:name="_Toc175325155"/>
      <w:bookmarkStart w:id="2800" w:name="_Toc179412479"/>
      <w:bookmarkStart w:id="2801" w:name="_Toc180429811"/>
      <w:bookmarkStart w:id="2802" w:name="_Toc180479260"/>
      <w:bookmarkStart w:id="2803" w:name="_Toc180911841"/>
      <w:bookmarkStart w:id="2804" w:name="_Toc181521568"/>
      <w:bookmarkStart w:id="2805" w:name="_Toc181710960"/>
      <w:bookmarkStart w:id="2806" w:name="_Toc182327204"/>
      <w:bookmarkStart w:id="2807" w:name="_Toc182723134"/>
      <w:bookmarkStart w:id="2808" w:name="_Toc183542281"/>
      <w:bookmarkStart w:id="2809" w:name="_Toc183600931"/>
      <w:bookmarkStart w:id="2810" w:name="_Toc190165670"/>
      <w:bookmarkStart w:id="2811" w:name="_Toc197161164"/>
      <w:bookmarkStart w:id="2812" w:name="_Toc199079231"/>
      <w:bookmarkStart w:id="2813" w:name="_Toc203106973"/>
      <w:bookmarkStart w:id="2814" w:name="_Toc203109601"/>
      <w:bookmarkStart w:id="2815" w:name="_Toc203304631"/>
      <w:bookmarkStart w:id="2816" w:name="_Toc204091228"/>
      <w:bookmarkStart w:id="2817" w:name="_Toc204355577"/>
      <w:bookmarkStart w:id="2818" w:name="_Toc226761472"/>
      <w:bookmarkStart w:id="2819" w:name="_Toc226761902"/>
      <w:bookmarkStart w:id="2820" w:name="_Toc226762205"/>
      <w:bookmarkStart w:id="2821" w:name="_Toc226763308"/>
      <w:bookmarkStart w:id="2822" w:name="_Toc227401165"/>
      <w:bookmarkStart w:id="2823" w:name="_Toc227869091"/>
      <w:bookmarkStart w:id="2824" w:name="_Toc227895532"/>
      <w:bookmarkStart w:id="2825" w:name="_Toc230504329"/>
      <w:bookmarkStart w:id="2826" w:name="_Toc230504637"/>
      <w:bookmarkStart w:id="2827" w:name="_Toc237250492"/>
      <w:bookmarkStart w:id="2828" w:name="_Toc237590399"/>
      <w:bookmarkStart w:id="2829" w:name="_Toc241769786"/>
      <w:bookmarkStart w:id="2830" w:name="_Toc241770105"/>
      <w:bookmarkStart w:id="2831" w:name="_Toc243071912"/>
      <w:bookmarkStart w:id="2832" w:name="_Toc243072237"/>
      <w:bookmarkStart w:id="2833" w:name="_Toc246201546"/>
      <w:bookmarkStart w:id="2834" w:name="_Toc246208465"/>
      <w:bookmarkStart w:id="2835" w:name="_Toc248959604"/>
      <w:bookmarkStart w:id="2836" w:name="_Toc249370407"/>
      <w:bookmarkStart w:id="2837" w:name="_Toc264830609"/>
      <w:bookmarkStart w:id="2838" w:name="_Toc265007364"/>
      <w:bookmarkStart w:id="2839" w:name="_Toc265277053"/>
      <w:bookmarkStart w:id="2840" w:name="_Toc266993574"/>
      <w:bookmarkStart w:id="2841" w:name="_Toc270150381"/>
      <w:bookmarkStart w:id="2842" w:name="_Toc270150725"/>
      <w:bookmarkStart w:id="2843" w:name="_Toc271662450"/>
      <w:bookmarkStart w:id="2844" w:name="_Toc278192785"/>
      <w:bookmarkStart w:id="2845" w:name="_Toc295080153"/>
      <w:bookmarkStart w:id="2846" w:name="_Toc302837741"/>
      <w:bookmarkStart w:id="2847" w:name="_Toc307131083"/>
      <w:bookmarkStart w:id="2848" w:name="_Toc321982348"/>
      <w:bookmarkStart w:id="2849" w:name="_Toc322935276"/>
      <w:bookmarkStart w:id="2850" w:name="_Toc323558105"/>
      <w:bookmarkStart w:id="2851" w:name="_Toc325399226"/>
      <w:bookmarkStart w:id="2852" w:name="_Toc327250996"/>
      <w:bookmarkStart w:id="2853" w:name="_Toc327251359"/>
      <w:bookmarkStart w:id="2854" w:name="_Toc349908679"/>
      <w:bookmarkStart w:id="2855" w:name="_Toc351894886"/>
      <w:bookmarkStart w:id="2856" w:name="_Toc352135628"/>
      <w:bookmarkStart w:id="2857" w:name="_Toc352923123"/>
      <w:bookmarkStart w:id="2858" w:name="_Toc353023647"/>
      <w:bookmarkStart w:id="2859" w:name="_Toc365005470"/>
      <w:bookmarkStart w:id="2860" w:name="_Toc365608198"/>
      <w:bookmarkStart w:id="2861" w:name="_Toc366525458"/>
      <w:bookmarkStart w:id="2862" w:name="_Toc366525844"/>
      <w:bookmarkStart w:id="2863" w:name="_Toc366872468"/>
      <w:bookmarkStart w:id="2864" w:name="_Toc368321781"/>
      <w:bookmarkStart w:id="2865" w:name="_Toc371856348"/>
      <w:bookmarkStart w:id="2866" w:name="_Toc371857773"/>
      <w:bookmarkStart w:id="2867" w:name="_Toc375911372"/>
      <w:bookmarkStart w:id="2868" w:name="_Toc392084570"/>
      <w:bookmarkStart w:id="2869" w:name="_Toc392084950"/>
      <w:bookmarkStart w:id="2870" w:name="_Toc408032022"/>
      <w:bookmarkStart w:id="2871" w:name="_Toc408557860"/>
      <w:bookmarkStart w:id="2872" w:name="_Toc434826910"/>
      <w:bookmarkStart w:id="2873" w:name="_Toc434827304"/>
      <w:bookmarkStart w:id="2874" w:name="_Toc435627641"/>
      <w:bookmarkStart w:id="2875" w:name="_Toc445909839"/>
      <w:bookmarkStart w:id="2876" w:name="_Toc480282355"/>
      <w:bookmarkStart w:id="2877" w:name="_Toc482783383"/>
      <w:bookmarkStart w:id="2878" w:name="_Toc488660885"/>
      <w:bookmarkStart w:id="2879" w:name="_Toc500684923"/>
      <w:bookmarkStart w:id="2880" w:name="_Toc501466221"/>
      <w:bookmarkStart w:id="2881" w:name="_Toc501710534"/>
      <w:bookmarkStart w:id="2882" w:name="_Toc501778430"/>
      <w:bookmarkStart w:id="2883" w:name="_Toc501885840"/>
      <w:bookmarkStart w:id="2884" w:name="_Toc502033605"/>
      <w:bookmarkStart w:id="2885" w:name="_Toc502045036"/>
      <w:bookmarkStart w:id="2886" w:name="_Toc502143344"/>
      <w:bookmarkStart w:id="2887" w:name="_Toc502403330"/>
      <w:bookmarkStart w:id="2888" w:name="_Toc502480184"/>
      <w:bookmarkStart w:id="2889" w:name="_Toc502563979"/>
      <w:bookmarkStart w:id="2890" w:name="_Toc502581213"/>
      <w:bookmarkStart w:id="2891" w:name="_Toc502667518"/>
      <w:bookmarkStart w:id="2892" w:name="_Toc502745124"/>
      <w:bookmarkStart w:id="2893" w:name="_Toc502997036"/>
      <w:bookmarkStart w:id="2894" w:name="_Toc503686639"/>
      <w:bookmarkStart w:id="2895" w:name="_Toc503694963"/>
      <w:bookmarkStart w:id="2896" w:name="_Toc503727983"/>
      <w:bookmarkStart w:id="2897" w:name="_Toc505080271"/>
      <w:bookmarkStart w:id="2898" w:name="_Toc506014400"/>
      <w:bookmarkStart w:id="2899" w:name="_Toc506542622"/>
      <w:bookmarkStart w:id="2900" w:name="_Toc72734991"/>
      <w:r>
        <w:t>B</w:t>
      </w:r>
      <w:r w:rsidR="0081679B">
        <w:t>.</w:t>
      </w:r>
      <w:r>
        <w:t>3</w:t>
      </w:r>
      <w:r w:rsidR="0081679B">
        <w:t xml:space="preserve">.1 </w:t>
      </w:r>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r w:rsidR="0081679B">
        <w:t>Introduction</w:t>
      </w:r>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r w:rsidR="00246E03">
        <w:rPr>
          <w:i/>
          <w:lang w:val="en-AU"/>
        </w:rPr>
        <w:t>parcov</w:t>
      </w:r>
      <w:proofErr w:type="spellEnd"/>
      <w:r w:rsidR="00246E03">
        <w:rPr>
          <w:i/>
          <w:lang w:val="en-AU"/>
        </w:rPr>
        <w:t>()</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w:t>
      </w:r>
      <w:proofErr w:type="spellStart"/>
      <w:r w:rsidR="00246E03" w:rsidRPr="00246E03">
        <w:rPr>
          <w:i/>
          <w:lang w:val="en-AU"/>
        </w:rPr>
        <w:t>unc</w:t>
      </w:r>
      <w:proofErr w:type="spell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901" w:name="_Toc445909840"/>
      <w:bookmarkStart w:id="2902" w:name="_Toc480282356"/>
      <w:bookmarkStart w:id="2903" w:name="_Toc482783384"/>
      <w:bookmarkStart w:id="2904" w:name="_Toc488660886"/>
      <w:bookmarkStart w:id="2905" w:name="_Toc500684924"/>
      <w:bookmarkStart w:id="2906" w:name="_Toc501466222"/>
      <w:bookmarkStart w:id="2907" w:name="_Toc501710535"/>
      <w:bookmarkStart w:id="2908" w:name="_Toc501778431"/>
      <w:bookmarkStart w:id="2909" w:name="_Toc501885841"/>
      <w:bookmarkStart w:id="2910" w:name="_Toc502033606"/>
      <w:bookmarkStart w:id="2911" w:name="_Toc502045037"/>
      <w:bookmarkStart w:id="2912" w:name="_Toc502143345"/>
      <w:bookmarkStart w:id="2913" w:name="_Toc502403331"/>
      <w:bookmarkStart w:id="2914" w:name="_Toc502480185"/>
      <w:bookmarkStart w:id="2915" w:name="_Toc502563980"/>
      <w:bookmarkStart w:id="2916" w:name="_Toc502581214"/>
      <w:bookmarkStart w:id="2917" w:name="_Toc502667519"/>
      <w:bookmarkStart w:id="2918" w:name="_Toc502745125"/>
      <w:bookmarkStart w:id="2919" w:name="_Toc502997037"/>
      <w:bookmarkStart w:id="2920" w:name="_Toc503686640"/>
      <w:bookmarkStart w:id="2921" w:name="_Toc503694964"/>
      <w:bookmarkStart w:id="2922" w:name="_Toc503727984"/>
      <w:bookmarkStart w:id="2923" w:name="_Toc505080272"/>
      <w:bookmarkStart w:id="2924" w:name="_Toc506014401"/>
      <w:bookmarkStart w:id="2925" w:name="_Toc506542623"/>
      <w:bookmarkStart w:id="2926" w:name="_Toc72734992"/>
      <w:r>
        <w:t>B</w:t>
      </w:r>
      <w:r w:rsidR="0081679B">
        <w:t>.</w:t>
      </w:r>
      <w:r>
        <w:t>3</w:t>
      </w:r>
      <w:r w:rsidR="0081679B">
        <w:t>.2 Specifications</w:t>
      </w:r>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927" w:name="_Toc72734993"/>
      <w:r>
        <w:lastRenderedPageBreak/>
        <w:t>B.4 JCO File</w:t>
      </w:r>
      <w:bookmarkEnd w:id="2927"/>
    </w:p>
    <w:p w14:paraId="7859F940" w14:textId="3ECA1548" w:rsidR="00B81A24" w:rsidRDefault="00B81A24" w:rsidP="00B81A24">
      <w:pPr>
        <w:pStyle w:val="Heading3"/>
      </w:pPr>
      <w:bookmarkStart w:id="2928" w:name="_Toc72734994"/>
      <w:r>
        <w:t>B.4.1 Introduction</w:t>
      </w:r>
      <w:bookmarkEnd w:id="2928"/>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929" w:name="_Toc72734995"/>
      <w:r>
        <w:t>B.4.2 Specifications</w:t>
      </w:r>
      <w:bookmarkEnd w:id="2929"/>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w:t>
            </w:r>
            <w:proofErr w:type="spellStart"/>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930" w:name="_Toc72734996"/>
      <w:r>
        <w:t>B.5 JCB File</w:t>
      </w:r>
      <w:bookmarkEnd w:id="2930"/>
    </w:p>
    <w:p w14:paraId="0BDF87D1" w14:textId="5EE32212" w:rsidR="002B5C99" w:rsidRDefault="002B5C99" w:rsidP="002B5C99">
      <w:pPr>
        <w:pStyle w:val="Heading3"/>
      </w:pPr>
      <w:bookmarkStart w:id="2931" w:name="_Toc72734997"/>
      <w:r>
        <w:t>B.5.1 Introduction</w:t>
      </w:r>
      <w:bookmarkEnd w:id="2931"/>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932" w:name="_Toc72734998"/>
      <w:r>
        <w:lastRenderedPageBreak/>
        <w:t>B.5.2 Specifications</w:t>
      </w:r>
      <w:bookmarkEnd w:id="2932"/>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933" w:name="_Toc72734999"/>
      <w:r>
        <w:t>B</w:t>
      </w:r>
      <w:r w:rsidR="00434DBF">
        <w:t>.</w:t>
      </w:r>
      <w:r>
        <w:t>5.3 Distinguishing between a JCO and a JCB File</w:t>
      </w:r>
      <w:bookmarkEnd w:id="2933"/>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2FBDB" w14:textId="77777777" w:rsidR="00773BB7" w:rsidRDefault="00773BB7">
      <w:pPr>
        <w:spacing w:line="20" w:lineRule="exact"/>
      </w:pPr>
    </w:p>
  </w:endnote>
  <w:endnote w:type="continuationSeparator" w:id="0">
    <w:p w14:paraId="7CC6391F" w14:textId="77777777" w:rsidR="00773BB7" w:rsidRDefault="00773BB7">
      <w:r>
        <w:t xml:space="preserve"> </w:t>
      </w:r>
    </w:p>
  </w:endnote>
  <w:endnote w:type="continuationNotice" w:id="1">
    <w:p w14:paraId="6678307E" w14:textId="77777777" w:rsidR="00773BB7" w:rsidRDefault="00773BB7">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0000000000000000000"/>
    <w:charset w:val="00"/>
    <w:family w:val="swiss"/>
    <w:notTrueType/>
    <w:pitch w:val="variable"/>
    <w:sig w:usb0="00000003" w:usb1="00000000" w:usb2="00000000" w:usb3="00000000" w:csb0="00000001" w:csb1="00000000"/>
  </w:font>
  <w:font w:name="Univers 57 Condensed">
    <w:panose1 w:val="00000000000000000000"/>
    <w:charset w:val="00"/>
    <w:family w:val="modern"/>
    <w:notTrueType/>
    <w:pitch w:val="variable"/>
    <w:sig w:usb0="A000002F" w:usb1="4000004A" w:usb2="00000000" w:usb3="00000000" w:csb0="00000111" w:csb1="00000000"/>
  </w:font>
  <w:font w:name="Times">
    <w:altName w:val="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Bookman">
    <w:altName w:val="Cambria"/>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D40D02" w:rsidRDefault="00D40D02">
    <w:pPr>
      <w:pStyle w:val="Footer"/>
      <w:framePr w:wrap="auto" w:vAnchor="text" w:hAnchor="margin" w:xAlign="right" w:y="1"/>
      <w:rPr>
        <w:rStyle w:val="PageNumber"/>
      </w:rPr>
    </w:pPr>
  </w:p>
  <w:p w14:paraId="056D5890" w14:textId="77777777" w:rsidR="00D40D02" w:rsidRDefault="00D40D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D40D02" w:rsidRDefault="00D40D02">
    <w:pPr>
      <w:pStyle w:val="Footer"/>
      <w:framePr w:wrap="auto" w:vAnchor="text" w:hAnchor="margin" w:xAlign="right" w:y="1"/>
      <w:rPr>
        <w:rStyle w:val="PageNumber"/>
      </w:rPr>
    </w:pPr>
  </w:p>
  <w:p w14:paraId="0271116C" w14:textId="77777777" w:rsidR="00D40D02" w:rsidRDefault="00D40D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89544" w14:textId="77777777" w:rsidR="00773BB7" w:rsidRDefault="00773BB7">
      <w:r>
        <w:separator/>
      </w:r>
    </w:p>
  </w:footnote>
  <w:footnote w:type="continuationSeparator" w:id="0">
    <w:p w14:paraId="5EBFFA81" w14:textId="77777777" w:rsidR="00773BB7" w:rsidRDefault="00773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D40D02" w:rsidRDefault="00D40D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D40D02" w:rsidRDefault="00D40D02">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uZL5yOkBAAC2AwAADgAAAAAAAAAAAAAAAAAuAgAAZHJzL2Uyb0RvYy54bWxQ&#10;SwECLQAUAAYACAAAACEAc4TxjNwAAAAIAQAADwAAAAAAAAAAAAAAAABDBAAAZHJzL2Rvd25yZXYu&#10;eG1sUEsFBgAAAAAEAAQA8wAAAEwFAAAAAA==&#10;" o:allowincell="f" filled="f" stroked="f" strokeweight="0">
              <v:textbox inset="0,0,0,0">
                <w:txbxContent>
                  <w:p w14:paraId="6AD6A257" w14:textId="77777777" w:rsidR="00D40D02" w:rsidRDefault="00D40D02">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S8VfaekBAAC2AwAADgAAAAAAAAAAAAAAAAAuAgAAZHJzL2Uyb0RvYy54bWxQ&#10;SwECLQAUAAYACAAAACEAc4TxjNwAAAAIAQAADwAAAAAAAAAAAAAAAABDBAAAZHJzL2Rvd25yZXYu&#10;eG1sUEsFBgAAAAAEAAQA8wAAAEwFAAAAAA==&#10;" o:allowincell="f" filled="f" stroked="f" strokeweight="0">
              <v:textbox inset="0,0,0,0">
                <w:txbxContent>
                  <w:p w14:paraId="0441EE8A" w14:textId="77777777" w:rsidR="00D40D02" w:rsidRDefault="00D40D02">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VhV6s+kBAAC2AwAADgAAAAAAAAAAAAAAAAAuAgAAZHJzL2Uyb0RvYy54bWxQ&#10;SwECLQAUAAYACAAAACEAc4TxjNwAAAAIAQAADwAAAAAAAAAAAAAAAABDBAAAZHJzL2Rvd25yZXYu&#10;eG1sUEsFBgAAAAAEAAQA8wAAAEwFAAAAAA==&#10;" o:allowincell="f" filled="f" stroked="f" strokeweight="0">
              <v:textbox inset="0,0,0,0">
                <w:txbxContent>
                  <w:p w14:paraId="0285DD71" w14:textId="77777777" w:rsidR="00D40D02" w:rsidRDefault="00D40D02">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D40D02" w:rsidRDefault="00D40D02"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D40D02" w:rsidRDefault="00D40D02"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D40D02" w:rsidRDefault="00D40D02"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D40D02" w:rsidRDefault="00D40D02"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D40D02" w:rsidRDefault="00D40D02"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D40D02" w:rsidRDefault="00D40D02"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D40D02" w:rsidRDefault="00D40D02"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D40D02" w:rsidRDefault="00D40D02"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" o:allowincell="f" filled="f" stroked="f" strokeweight="0">
              <v:textbox inset="0,0,0,0">
                <w:txbxContent>
                  <w:p w14:paraId="013B83AE" w14:textId="77777777" w:rsidR="00D40D02" w:rsidRDefault="00D40D02">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" o:allowincell="f" filled="f" stroked="f" strokeweight="0">
              <v:textbox inset="0,0,0,0">
                <w:txbxContent>
                  <w:p w14:paraId="5F1A6EB6" w14:textId="77777777" w:rsidR="00D40D02" w:rsidRDefault="00D40D02">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" o:allowincell="f" filled="f" stroked="f" strokeweight="0">
              <v:textbox inset="0,0,0,0">
                <w:txbxContent>
                  <w:p w14:paraId="30A82EE8" w14:textId="77777777" w:rsidR="00D40D02" w:rsidRDefault="00D40D02">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D40D02" w:rsidRPr="005F65CE" w:rsidRDefault="00D40D02">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" o:allowincell="f" filled="f" stroked="f" strokeweight="0">
              <v:textbox inset="0,0,0,0">
                <w:txbxContent>
                  <w:p w14:paraId="3B66EB5C" w14:textId="77777777" w:rsidR="00D40D02" w:rsidRPr="005F65CE" w:rsidRDefault="00D40D02">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I13G3ekBAAC2AwAADgAAAAAAAAAAAAAAAAAuAgAAZHJzL2Uyb0RvYy54bWxQ&#10;SwECLQAUAAYACAAAACEAc4TxjNwAAAAIAQAADwAAAAAAAAAAAAAAAABDBAAAZHJzL2Rvd25yZXYu&#10;eG1sUEsFBgAAAAAEAAQA8wAAAEwFAAAAAA==&#10;" o:allowincell="f" filled="f" stroked="f" strokeweight="0">
              <v:textbox inset="0,0,0,0">
                <w:txbxContent>
                  <w:p w14:paraId="5A244E74" w14:textId="77777777" w:rsidR="00D40D02" w:rsidRDefault="00D40D02">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" o:allowincell="f" filled="f" stroked="f" strokeweight="0">
              <v:textbox inset="0,0,0,0">
                <w:txbxContent>
                  <w:p w14:paraId="39B64875" w14:textId="77777777" w:rsidR="00D40D02" w:rsidRDefault="00D40D02">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zraiee, Ayman H">
    <w15:presenceInfo w15:providerId="AD" w15:userId="S::aalzraiee@usgs.gov::2d59bd01-93d0-4fbf-b22a-1c9c173016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oleObject" Target="embeddings/oleObject1.bin"/><Relationship Id="rId29" Type="http://schemas.openxmlformats.org/officeDocument/2006/relationships/hyperlink" Target="https://github.com/cequencer/redsvd" TargetMode="External"/><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221</Pages>
  <Words>94472</Words>
  <Characters>538497</Characters>
  <Application>Microsoft Office Word</Application>
  <DocSecurity>0</DocSecurity>
  <Lines>4487</Lines>
  <Paragraphs>1263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631706</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Alzraiee, Ayman H</cp:lastModifiedBy>
  <cp:revision>24</cp:revision>
  <cp:lastPrinted>2019-03-02T06:14:00Z</cp:lastPrinted>
  <dcterms:created xsi:type="dcterms:W3CDTF">2021-05-24T14:30:00Z</dcterms:created>
  <dcterms:modified xsi:type="dcterms:W3CDTF">2021-05-25T05:06:00Z</dcterms:modified>
</cp:coreProperties>
</file>