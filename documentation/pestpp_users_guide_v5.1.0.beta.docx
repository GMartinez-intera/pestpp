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0E91CC6" w:rsidR="00CE126F" w:rsidRPr="00CF4E55" w:rsidRDefault="001036B0" w:rsidP="00E1209D">
      <w:pPr>
        <w:pStyle w:val="BodyText"/>
        <w:jc w:val="center"/>
        <w:rPr>
          <w:rFonts w:ascii="Arial" w:hAnsi="Arial" w:cs="Arial"/>
          <w:i w:val="0"/>
          <w:noProof/>
          <w:lang w:val="en-AU"/>
        </w:rPr>
      </w:pPr>
      <w:r>
        <w:rPr>
          <w:rFonts w:ascii="Arial" w:hAnsi="Arial" w:cs="Arial"/>
          <w:i w:val="0"/>
          <w:noProof/>
          <w:lang w:val="en-AU"/>
        </w:rPr>
        <w:t>June</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 xml:space="preserve">Wes </w:t>
      </w:r>
      <w:proofErr w:type="spellStart"/>
      <w:r>
        <w:rPr>
          <w:szCs w:val="24"/>
          <w:lang w:val="en-AU"/>
        </w:rPr>
        <w:t>Kitlasten</w:t>
      </w:r>
      <w:proofErr w:type="spellEnd"/>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 xml:space="preserve">Matt </w:t>
      </w:r>
      <w:proofErr w:type="spellStart"/>
      <w:r>
        <w:rPr>
          <w:szCs w:val="24"/>
          <w:lang w:val="en-AU"/>
        </w:rPr>
        <w:t>Knowling</w:t>
      </w:r>
      <w:proofErr w:type="spellEnd"/>
      <w:r>
        <w:rPr>
          <w:szCs w:val="24"/>
          <w:lang w:val="en-AU"/>
        </w:rPr>
        <w:t xml:space="preserve"> (GNS Science)</w:t>
      </w:r>
    </w:p>
    <w:p w14:paraId="23ED931D" w14:textId="43D62091" w:rsidR="00E42CF5" w:rsidRDefault="00E42CF5" w:rsidP="009A524A">
      <w:pPr>
        <w:widowControl/>
        <w:spacing w:before="0" w:after="0"/>
        <w:jc w:val="left"/>
        <w:rPr>
          <w:szCs w:val="24"/>
          <w:lang w:val="en-AU"/>
        </w:rPr>
      </w:pPr>
      <w:proofErr w:type="spellStart"/>
      <w:r>
        <w:rPr>
          <w:szCs w:val="24"/>
          <w:lang w:val="en-AU"/>
        </w:rPr>
        <w:t>Brioch</w:t>
      </w:r>
      <w:proofErr w:type="spellEnd"/>
      <w:r>
        <w:rPr>
          <w:szCs w:val="24"/>
          <w:lang w:val="en-AU"/>
        </w:rPr>
        <w:t xml:space="preserve"> Hemmings (GNS Science)</w:t>
      </w:r>
    </w:p>
    <w:p w14:paraId="6F8D6092" w14:textId="66CAA49D" w:rsidR="005C21B2" w:rsidRDefault="005C21B2" w:rsidP="009A524A">
      <w:pPr>
        <w:widowControl/>
        <w:spacing w:before="0" w:after="0"/>
        <w:jc w:val="left"/>
        <w:rPr>
          <w:szCs w:val="24"/>
          <w:lang w:val="en-AU"/>
        </w:rPr>
      </w:pPr>
      <w:r>
        <w:rPr>
          <w:szCs w:val="24"/>
          <w:lang w:val="en-AU"/>
        </w:rPr>
        <w:t xml:space="preserve">Chris </w:t>
      </w:r>
      <w:proofErr w:type="spellStart"/>
      <w:r>
        <w:rPr>
          <w:szCs w:val="24"/>
          <w:lang w:val="en-AU"/>
        </w:rPr>
        <w:t>Muffels</w:t>
      </w:r>
      <w:proofErr w:type="spellEnd"/>
      <w:r>
        <w:rPr>
          <w:szCs w:val="24"/>
          <w:lang w:val="en-AU"/>
        </w:rPr>
        <w:t xml:space="preserve">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w:t>
      </w:r>
      <w:proofErr w:type="spellStart"/>
      <w:r>
        <w:rPr>
          <w:szCs w:val="24"/>
          <w:lang w:val="en-AU"/>
        </w:rPr>
        <w:t>HydroAlgorithmics</w:t>
      </w:r>
      <w:proofErr w:type="spellEnd"/>
      <w:r>
        <w:rPr>
          <w:szCs w:val="24"/>
          <w:lang w:val="en-AU"/>
        </w:rPr>
        <w:t>)</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4261F9"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01B92E12" w14:textId="4AE72020" w:rsidR="001036B0"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2832388" w:history="1">
        <w:r w:rsidR="001036B0" w:rsidRPr="003E2AA4">
          <w:rPr>
            <w:rStyle w:val="Hyperlink"/>
            <w:noProof/>
          </w:rPr>
          <w:t>1. Introduction</w:t>
        </w:r>
        <w:r w:rsidR="001036B0">
          <w:rPr>
            <w:noProof/>
            <w:webHidden/>
          </w:rPr>
          <w:tab/>
        </w:r>
        <w:r w:rsidR="001036B0">
          <w:rPr>
            <w:noProof/>
            <w:webHidden/>
          </w:rPr>
          <w:fldChar w:fldCharType="begin"/>
        </w:r>
        <w:r w:rsidR="001036B0">
          <w:rPr>
            <w:noProof/>
            <w:webHidden/>
          </w:rPr>
          <w:instrText xml:space="preserve"> PAGEREF _Toc72832388 \h </w:instrText>
        </w:r>
        <w:r w:rsidR="001036B0">
          <w:rPr>
            <w:noProof/>
            <w:webHidden/>
          </w:rPr>
        </w:r>
        <w:r w:rsidR="001036B0">
          <w:rPr>
            <w:noProof/>
            <w:webHidden/>
          </w:rPr>
          <w:fldChar w:fldCharType="separate"/>
        </w:r>
        <w:r w:rsidR="001036B0">
          <w:rPr>
            <w:noProof/>
            <w:webHidden/>
          </w:rPr>
          <w:t>1</w:t>
        </w:r>
        <w:r w:rsidR="001036B0">
          <w:rPr>
            <w:noProof/>
            <w:webHidden/>
          </w:rPr>
          <w:fldChar w:fldCharType="end"/>
        </w:r>
      </w:hyperlink>
    </w:p>
    <w:p w14:paraId="3829199E" w14:textId="1582E19E"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389" w:history="1">
        <w:r w:rsidR="001036B0" w:rsidRPr="003E2AA4">
          <w:rPr>
            <w:rStyle w:val="Hyperlink"/>
            <w:noProof/>
          </w:rPr>
          <w:t>1.1 PEST++ and PEST</w:t>
        </w:r>
        <w:r w:rsidR="001036B0">
          <w:rPr>
            <w:noProof/>
            <w:webHidden/>
          </w:rPr>
          <w:tab/>
        </w:r>
        <w:r w:rsidR="001036B0">
          <w:rPr>
            <w:noProof/>
            <w:webHidden/>
          </w:rPr>
          <w:fldChar w:fldCharType="begin"/>
        </w:r>
        <w:r w:rsidR="001036B0">
          <w:rPr>
            <w:noProof/>
            <w:webHidden/>
          </w:rPr>
          <w:instrText xml:space="preserve"> PAGEREF _Toc72832389 \h </w:instrText>
        </w:r>
        <w:r w:rsidR="001036B0">
          <w:rPr>
            <w:noProof/>
            <w:webHidden/>
          </w:rPr>
        </w:r>
        <w:r w:rsidR="001036B0">
          <w:rPr>
            <w:noProof/>
            <w:webHidden/>
          </w:rPr>
          <w:fldChar w:fldCharType="separate"/>
        </w:r>
        <w:r w:rsidR="001036B0">
          <w:rPr>
            <w:noProof/>
            <w:webHidden/>
          </w:rPr>
          <w:t>1</w:t>
        </w:r>
        <w:r w:rsidR="001036B0">
          <w:rPr>
            <w:noProof/>
            <w:webHidden/>
          </w:rPr>
          <w:fldChar w:fldCharType="end"/>
        </w:r>
      </w:hyperlink>
    </w:p>
    <w:p w14:paraId="1BC89B45" w14:textId="06BCC2DE"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390" w:history="1">
        <w:r w:rsidR="001036B0" w:rsidRPr="003E2AA4">
          <w:rPr>
            <w:rStyle w:val="Hyperlink"/>
            <w:noProof/>
          </w:rPr>
          <w:t>1.2 Software Installation</w:t>
        </w:r>
        <w:r w:rsidR="001036B0">
          <w:rPr>
            <w:noProof/>
            <w:webHidden/>
          </w:rPr>
          <w:tab/>
        </w:r>
        <w:r w:rsidR="001036B0">
          <w:rPr>
            <w:noProof/>
            <w:webHidden/>
          </w:rPr>
          <w:fldChar w:fldCharType="begin"/>
        </w:r>
        <w:r w:rsidR="001036B0">
          <w:rPr>
            <w:noProof/>
            <w:webHidden/>
          </w:rPr>
          <w:instrText xml:space="preserve"> PAGEREF _Toc72832390 \h </w:instrText>
        </w:r>
        <w:r w:rsidR="001036B0">
          <w:rPr>
            <w:noProof/>
            <w:webHidden/>
          </w:rPr>
        </w:r>
        <w:r w:rsidR="001036B0">
          <w:rPr>
            <w:noProof/>
            <w:webHidden/>
          </w:rPr>
          <w:fldChar w:fldCharType="separate"/>
        </w:r>
        <w:r w:rsidR="001036B0">
          <w:rPr>
            <w:noProof/>
            <w:webHidden/>
          </w:rPr>
          <w:t>3</w:t>
        </w:r>
        <w:r w:rsidR="001036B0">
          <w:rPr>
            <w:noProof/>
            <w:webHidden/>
          </w:rPr>
          <w:fldChar w:fldCharType="end"/>
        </w:r>
      </w:hyperlink>
    </w:p>
    <w:p w14:paraId="79F95A83" w14:textId="589FF122"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391" w:history="1">
        <w:r w:rsidR="001036B0" w:rsidRPr="003E2AA4">
          <w:rPr>
            <w:rStyle w:val="Hyperlink"/>
            <w:noProof/>
          </w:rPr>
          <w:t>1.3 This Document</w:t>
        </w:r>
        <w:r w:rsidR="001036B0">
          <w:rPr>
            <w:noProof/>
            <w:webHidden/>
          </w:rPr>
          <w:tab/>
        </w:r>
        <w:r w:rsidR="001036B0">
          <w:rPr>
            <w:noProof/>
            <w:webHidden/>
          </w:rPr>
          <w:fldChar w:fldCharType="begin"/>
        </w:r>
        <w:r w:rsidR="001036B0">
          <w:rPr>
            <w:noProof/>
            <w:webHidden/>
          </w:rPr>
          <w:instrText xml:space="preserve"> PAGEREF _Toc72832391 \h </w:instrText>
        </w:r>
        <w:r w:rsidR="001036B0">
          <w:rPr>
            <w:noProof/>
            <w:webHidden/>
          </w:rPr>
        </w:r>
        <w:r w:rsidR="001036B0">
          <w:rPr>
            <w:noProof/>
            <w:webHidden/>
          </w:rPr>
          <w:fldChar w:fldCharType="separate"/>
        </w:r>
        <w:r w:rsidR="001036B0">
          <w:rPr>
            <w:noProof/>
            <w:webHidden/>
          </w:rPr>
          <w:t>3</w:t>
        </w:r>
        <w:r w:rsidR="001036B0">
          <w:rPr>
            <w:noProof/>
            <w:webHidden/>
          </w:rPr>
          <w:fldChar w:fldCharType="end"/>
        </w:r>
      </w:hyperlink>
    </w:p>
    <w:p w14:paraId="6E12597C" w14:textId="593F119F"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392" w:history="1">
        <w:r w:rsidR="001036B0" w:rsidRPr="003E2AA4">
          <w:rPr>
            <w:rStyle w:val="Hyperlink"/>
            <w:noProof/>
          </w:rPr>
          <w:t>1.4 A Model: Some Considerations</w:t>
        </w:r>
        <w:r w:rsidR="001036B0">
          <w:rPr>
            <w:noProof/>
            <w:webHidden/>
          </w:rPr>
          <w:tab/>
        </w:r>
        <w:r w:rsidR="001036B0">
          <w:rPr>
            <w:noProof/>
            <w:webHidden/>
          </w:rPr>
          <w:fldChar w:fldCharType="begin"/>
        </w:r>
        <w:r w:rsidR="001036B0">
          <w:rPr>
            <w:noProof/>
            <w:webHidden/>
          </w:rPr>
          <w:instrText xml:space="preserve"> PAGEREF _Toc72832392 \h </w:instrText>
        </w:r>
        <w:r w:rsidR="001036B0">
          <w:rPr>
            <w:noProof/>
            <w:webHidden/>
          </w:rPr>
        </w:r>
        <w:r w:rsidR="001036B0">
          <w:rPr>
            <w:noProof/>
            <w:webHidden/>
          </w:rPr>
          <w:fldChar w:fldCharType="separate"/>
        </w:r>
        <w:r w:rsidR="001036B0">
          <w:rPr>
            <w:noProof/>
            <w:webHidden/>
          </w:rPr>
          <w:t>3</w:t>
        </w:r>
        <w:r w:rsidR="001036B0">
          <w:rPr>
            <w:noProof/>
            <w:webHidden/>
          </w:rPr>
          <w:fldChar w:fldCharType="end"/>
        </w:r>
      </w:hyperlink>
    </w:p>
    <w:p w14:paraId="50FFDAAA" w14:textId="4297C8E3"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393" w:history="1">
        <w:r w:rsidR="001036B0" w:rsidRPr="003E2AA4">
          <w:rPr>
            <w:rStyle w:val="Hyperlink"/>
            <w:noProof/>
          </w:rPr>
          <w:t>1.4.1 Running a Model</w:t>
        </w:r>
        <w:r w:rsidR="001036B0">
          <w:rPr>
            <w:noProof/>
            <w:webHidden/>
          </w:rPr>
          <w:tab/>
        </w:r>
        <w:r w:rsidR="001036B0">
          <w:rPr>
            <w:noProof/>
            <w:webHidden/>
          </w:rPr>
          <w:fldChar w:fldCharType="begin"/>
        </w:r>
        <w:r w:rsidR="001036B0">
          <w:rPr>
            <w:noProof/>
            <w:webHidden/>
          </w:rPr>
          <w:instrText xml:space="preserve"> PAGEREF _Toc72832393 \h </w:instrText>
        </w:r>
        <w:r w:rsidR="001036B0">
          <w:rPr>
            <w:noProof/>
            <w:webHidden/>
          </w:rPr>
        </w:r>
        <w:r w:rsidR="001036B0">
          <w:rPr>
            <w:noProof/>
            <w:webHidden/>
          </w:rPr>
          <w:fldChar w:fldCharType="separate"/>
        </w:r>
        <w:r w:rsidR="001036B0">
          <w:rPr>
            <w:noProof/>
            <w:webHidden/>
          </w:rPr>
          <w:t>3</w:t>
        </w:r>
        <w:r w:rsidR="001036B0">
          <w:rPr>
            <w:noProof/>
            <w:webHidden/>
          </w:rPr>
          <w:fldChar w:fldCharType="end"/>
        </w:r>
      </w:hyperlink>
    </w:p>
    <w:p w14:paraId="027485E7" w14:textId="1E91C9DD"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394" w:history="1">
        <w:r w:rsidR="001036B0" w:rsidRPr="003E2AA4">
          <w:rPr>
            <w:rStyle w:val="Hyperlink"/>
            <w:noProof/>
          </w:rPr>
          <w:t>1.4.2 Model Input and Output Files</w:t>
        </w:r>
        <w:r w:rsidR="001036B0">
          <w:rPr>
            <w:noProof/>
            <w:webHidden/>
          </w:rPr>
          <w:tab/>
        </w:r>
        <w:r w:rsidR="001036B0">
          <w:rPr>
            <w:noProof/>
            <w:webHidden/>
          </w:rPr>
          <w:fldChar w:fldCharType="begin"/>
        </w:r>
        <w:r w:rsidR="001036B0">
          <w:rPr>
            <w:noProof/>
            <w:webHidden/>
          </w:rPr>
          <w:instrText xml:space="preserve"> PAGEREF _Toc72832394 \h </w:instrText>
        </w:r>
        <w:r w:rsidR="001036B0">
          <w:rPr>
            <w:noProof/>
            <w:webHidden/>
          </w:rPr>
        </w:r>
        <w:r w:rsidR="001036B0">
          <w:rPr>
            <w:noProof/>
            <w:webHidden/>
          </w:rPr>
          <w:fldChar w:fldCharType="separate"/>
        </w:r>
        <w:r w:rsidR="001036B0">
          <w:rPr>
            <w:noProof/>
            <w:webHidden/>
          </w:rPr>
          <w:t>4</w:t>
        </w:r>
        <w:r w:rsidR="001036B0">
          <w:rPr>
            <w:noProof/>
            <w:webHidden/>
          </w:rPr>
          <w:fldChar w:fldCharType="end"/>
        </w:r>
      </w:hyperlink>
    </w:p>
    <w:p w14:paraId="4B418FBC" w14:textId="66131A60"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395" w:history="1">
        <w:r w:rsidR="001036B0" w:rsidRPr="003E2AA4">
          <w:rPr>
            <w:rStyle w:val="Hyperlink"/>
            <w:noProof/>
          </w:rPr>
          <w:t>1.4.3 Differentiability of Model Outputs</w:t>
        </w:r>
        <w:r w:rsidR="001036B0">
          <w:rPr>
            <w:noProof/>
            <w:webHidden/>
          </w:rPr>
          <w:tab/>
        </w:r>
        <w:r w:rsidR="001036B0">
          <w:rPr>
            <w:noProof/>
            <w:webHidden/>
          </w:rPr>
          <w:fldChar w:fldCharType="begin"/>
        </w:r>
        <w:r w:rsidR="001036B0">
          <w:rPr>
            <w:noProof/>
            <w:webHidden/>
          </w:rPr>
          <w:instrText xml:space="preserve"> PAGEREF _Toc72832395 \h </w:instrText>
        </w:r>
        <w:r w:rsidR="001036B0">
          <w:rPr>
            <w:noProof/>
            <w:webHidden/>
          </w:rPr>
        </w:r>
        <w:r w:rsidR="001036B0">
          <w:rPr>
            <w:noProof/>
            <w:webHidden/>
          </w:rPr>
          <w:fldChar w:fldCharType="separate"/>
        </w:r>
        <w:r w:rsidR="001036B0">
          <w:rPr>
            <w:noProof/>
            <w:webHidden/>
          </w:rPr>
          <w:t>5</w:t>
        </w:r>
        <w:r w:rsidR="001036B0">
          <w:rPr>
            <w:noProof/>
            <w:webHidden/>
          </w:rPr>
          <w:fldChar w:fldCharType="end"/>
        </w:r>
      </w:hyperlink>
    </w:p>
    <w:p w14:paraId="2D340E92" w14:textId="1ECCE599"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396" w:history="1">
        <w:r w:rsidR="001036B0" w:rsidRPr="003E2AA4">
          <w:rPr>
            <w:rStyle w:val="Hyperlink"/>
            <w:noProof/>
          </w:rPr>
          <w:t>1.4.4 Observations and Predictions</w:t>
        </w:r>
        <w:r w:rsidR="001036B0">
          <w:rPr>
            <w:noProof/>
            <w:webHidden/>
          </w:rPr>
          <w:tab/>
        </w:r>
        <w:r w:rsidR="001036B0">
          <w:rPr>
            <w:noProof/>
            <w:webHidden/>
          </w:rPr>
          <w:fldChar w:fldCharType="begin"/>
        </w:r>
        <w:r w:rsidR="001036B0">
          <w:rPr>
            <w:noProof/>
            <w:webHidden/>
          </w:rPr>
          <w:instrText xml:space="preserve"> PAGEREF _Toc72832396 \h </w:instrText>
        </w:r>
        <w:r w:rsidR="001036B0">
          <w:rPr>
            <w:noProof/>
            <w:webHidden/>
          </w:rPr>
        </w:r>
        <w:r w:rsidR="001036B0">
          <w:rPr>
            <w:noProof/>
            <w:webHidden/>
          </w:rPr>
          <w:fldChar w:fldCharType="separate"/>
        </w:r>
        <w:r w:rsidR="001036B0">
          <w:rPr>
            <w:noProof/>
            <w:webHidden/>
          </w:rPr>
          <w:t>6</w:t>
        </w:r>
        <w:r w:rsidR="001036B0">
          <w:rPr>
            <w:noProof/>
            <w:webHidden/>
          </w:rPr>
          <w:fldChar w:fldCharType="end"/>
        </w:r>
      </w:hyperlink>
    </w:p>
    <w:p w14:paraId="411FB767" w14:textId="41D54CD6" w:rsidR="001036B0" w:rsidRDefault="004261F9">
      <w:pPr>
        <w:pStyle w:val="TOC1"/>
        <w:tabs>
          <w:tab w:val="right" w:leader="dot" w:pos="9016"/>
        </w:tabs>
        <w:rPr>
          <w:rFonts w:asciiTheme="minorHAnsi" w:eastAsiaTheme="minorEastAsia" w:hAnsiTheme="minorHAnsi" w:cstheme="minorBidi"/>
          <w:noProof/>
          <w:szCs w:val="24"/>
          <w:lang w:eastAsia="en-US"/>
        </w:rPr>
      </w:pPr>
      <w:hyperlink w:anchor="_Toc72832397" w:history="1">
        <w:r w:rsidR="001036B0" w:rsidRPr="003E2AA4">
          <w:rPr>
            <w:rStyle w:val="Hyperlink"/>
            <w:noProof/>
          </w:rPr>
          <w:t>2.  The PEST(++) Model Interface</w:t>
        </w:r>
        <w:r w:rsidR="001036B0">
          <w:rPr>
            <w:noProof/>
            <w:webHidden/>
          </w:rPr>
          <w:tab/>
        </w:r>
        <w:r w:rsidR="001036B0">
          <w:rPr>
            <w:noProof/>
            <w:webHidden/>
          </w:rPr>
          <w:fldChar w:fldCharType="begin"/>
        </w:r>
        <w:r w:rsidR="001036B0">
          <w:rPr>
            <w:noProof/>
            <w:webHidden/>
          </w:rPr>
          <w:instrText xml:space="preserve"> PAGEREF _Toc72832397 \h </w:instrText>
        </w:r>
        <w:r w:rsidR="001036B0">
          <w:rPr>
            <w:noProof/>
            <w:webHidden/>
          </w:rPr>
        </w:r>
        <w:r w:rsidR="001036B0">
          <w:rPr>
            <w:noProof/>
            <w:webHidden/>
          </w:rPr>
          <w:fldChar w:fldCharType="separate"/>
        </w:r>
        <w:r w:rsidR="001036B0">
          <w:rPr>
            <w:noProof/>
            <w:webHidden/>
          </w:rPr>
          <w:t>7</w:t>
        </w:r>
        <w:r w:rsidR="001036B0">
          <w:rPr>
            <w:noProof/>
            <w:webHidden/>
          </w:rPr>
          <w:fldChar w:fldCharType="end"/>
        </w:r>
      </w:hyperlink>
    </w:p>
    <w:p w14:paraId="78CBC561" w14:textId="458CE906"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398" w:history="1">
        <w:r w:rsidR="001036B0" w:rsidRPr="003E2AA4">
          <w:rPr>
            <w:rStyle w:val="Hyperlink"/>
            <w:noProof/>
          </w:rPr>
          <w:t>2.1 Introduction</w:t>
        </w:r>
        <w:r w:rsidR="001036B0">
          <w:rPr>
            <w:noProof/>
            <w:webHidden/>
          </w:rPr>
          <w:tab/>
        </w:r>
        <w:r w:rsidR="001036B0">
          <w:rPr>
            <w:noProof/>
            <w:webHidden/>
          </w:rPr>
          <w:fldChar w:fldCharType="begin"/>
        </w:r>
        <w:r w:rsidR="001036B0">
          <w:rPr>
            <w:noProof/>
            <w:webHidden/>
          </w:rPr>
          <w:instrText xml:space="preserve"> PAGEREF _Toc72832398 \h </w:instrText>
        </w:r>
        <w:r w:rsidR="001036B0">
          <w:rPr>
            <w:noProof/>
            <w:webHidden/>
          </w:rPr>
        </w:r>
        <w:r w:rsidR="001036B0">
          <w:rPr>
            <w:noProof/>
            <w:webHidden/>
          </w:rPr>
          <w:fldChar w:fldCharType="separate"/>
        </w:r>
        <w:r w:rsidR="001036B0">
          <w:rPr>
            <w:noProof/>
            <w:webHidden/>
          </w:rPr>
          <w:t>7</w:t>
        </w:r>
        <w:r w:rsidR="001036B0">
          <w:rPr>
            <w:noProof/>
            <w:webHidden/>
          </w:rPr>
          <w:fldChar w:fldCharType="end"/>
        </w:r>
      </w:hyperlink>
    </w:p>
    <w:p w14:paraId="3C6007B6" w14:textId="0AD8DC09"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399" w:history="1">
        <w:r w:rsidR="001036B0" w:rsidRPr="003E2AA4">
          <w:rPr>
            <w:rStyle w:val="Hyperlink"/>
            <w:noProof/>
          </w:rPr>
          <w:t>2.2 PEST++ Input Files</w:t>
        </w:r>
        <w:r w:rsidR="001036B0">
          <w:rPr>
            <w:noProof/>
            <w:webHidden/>
          </w:rPr>
          <w:tab/>
        </w:r>
        <w:r w:rsidR="001036B0">
          <w:rPr>
            <w:noProof/>
            <w:webHidden/>
          </w:rPr>
          <w:fldChar w:fldCharType="begin"/>
        </w:r>
        <w:r w:rsidR="001036B0">
          <w:rPr>
            <w:noProof/>
            <w:webHidden/>
          </w:rPr>
          <w:instrText xml:space="preserve"> PAGEREF _Toc72832399 \h </w:instrText>
        </w:r>
        <w:r w:rsidR="001036B0">
          <w:rPr>
            <w:noProof/>
            <w:webHidden/>
          </w:rPr>
        </w:r>
        <w:r w:rsidR="001036B0">
          <w:rPr>
            <w:noProof/>
            <w:webHidden/>
          </w:rPr>
          <w:fldChar w:fldCharType="separate"/>
        </w:r>
        <w:r w:rsidR="001036B0">
          <w:rPr>
            <w:noProof/>
            <w:webHidden/>
          </w:rPr>
          <w:t>7</w:t>
        </w:r>
        <w:r w:rsidR="001036B0">
          <w:rPr>
            <w:noProof/>
            <w:webHidden/>
          </w:rPr>
          <w:fldChar w:fldCharType="end"/>
        </w:r>
      </w:hyperlink>
    </w:p>
    <w:p w14:paraId="4B149321" w14:textId="1D90882B"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00" w:history="1">
        <w:r w:rsidR="001036B0" w:rsidRPr="003E2AA4">
          <w:rPr>
            <w:rStyle w:val="Hyperlink"/>
            <w:noProof/>
          </w:rPr>
          <w:t>2.3 Template Files</w:t>
        </w:r>
        <w:r w:rsidR="001036B0">
          <w:rPr>
            <w:noProof/>
            <w:webHidden/>
          </w:rPr>
          <w:tab/>
        </w:r>
        <w:r w:rsidR="001036B0">
          <w:rPr>
            <w:noProof/>
            <w:webHidden/>
          </w:rPr>
          <w:fldChar w:fldCharType="begin"/>
        </w:r>
        <w:r w:rsidR="001036B0">
          <w:rPr>
            <w:noProof/>
            <w:webHidden/>
          </w:rPr>
          <w:instrText xml:space="preserve"> PAGEREF _Toc72832400 \h </w:instrText>
        </w:r>
        <w:r w:rsidR="001036B0">
          <w:rPr>
            <w:noProof/>
            <w:webHidden/>
          </w:rPr>
        </w:r>
        <w:r w:rsidR="001036B0">
          <w:rPr>
            <w:noProof/>
            <w:webHidden/>
          </w:rPr>
          <w:fldChar w:fldCharType="separate"/>
        </w:r>
        <w:r w:rsidR="001036B0">
          <w:rPr>
            <w:noProof/>
            <w:webHidden/>
          </w:rPr>
          <w:t>7</w:t>
        </w:r>
        <w:r w:rsidR="001036B0">
          <w:rPr>
            <w:noProof/>
            <w:webHidden/>
          </w:rPr>
          <w:fldChar w:fldCharType="end"/>
        </w:r>
      </w:hyperlink>
    </w:p>
    <w:p w14:paraId="6F5D33CC" w14:textId="3219D02B"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01" w:history="1">
        <w:r w:rsidR="001036B0" w:rsidRPr="003E2AA4">
          <w:rPr>
            <w:rStyle w:val="Hyperlink"/>
            <w:noProof/>
          </w:rPr>
          <w:t>2.3.1 Model Input Files</w:t>
        </w:r>
        <w:r w:rsidR="001036B0">
          <w:rPr>
            <w:noProof/>
            <w:webHidden/>
          </w:rPr>
          <w:tab/>
        </w:r>
        <w:r w:rsidR="001036B0">
          <w:rPr>
            <w:noProof/>
            <w:webHidden/>
          </w:rPr>
          <w:fldChar w:fldCharType="begin"/>
        </w:r>
        <w:r w:rsidR="001036B0">
          <w:rPr>
            <w:noProof/>
            <w:webHidden/>
          </w:rPr>
          <w:instrText xml:space="preserve"> PAGEREF _Toc72832401 \h </w:instrText>
        </w:r>
        <w:r w:rsidR="001036B0">
          <w:rPr>
            <w:noProof/>
            <w:webHidden/>
          </w:rPr>
        </w:r>
        <w:r w:rsidR="001036B0">
          <w:rPr>
            <w:noProof/>
            <w:webHidden/>
          </w:rPr>
          <w:fldChar w:fldCharType="separate"/>
        </w:r>
        <w:r w:rsidR="001036B0">
          <w:rPr>
            <w:noProof/>
            <w:webHidden/>
          </w:rPr>
          <w:t>7</w:t>
        </w:r>
        <w:r w:rsidR="001036B0">
          <w:rPr>
            <w:noProof/>
            <w:webHidden/>
          </w:rPr>
          <w:fldChar w:fldCharType="end"/>
        </w:r>
      </w:hyperlink>
    </w:p>
    <w:p w14:paraId="65991F01" w14:textId="555F020B"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02" w:history="1">
        <w:r w:rsidR="001036B0" w:rsidRPr="003E2AA4">
          <w:rPr>
            <w:rStyle w:val="Hyperlink"/>
            <w:noProof/>
          </w:rPr>
          <w:t>2.3.2 An Example</w:t>
        </w:r>
        <w:r w:rsidR="001036B0">
          <w:rPr>
            <w:noProof/>
            <w:webHidden/>
          </w:rPr>
          <w:tab/>
        </w:r>
        <w:r w:rsidR="001036B0">
          <w:rPr>
            <w:noProof/>
            <w:webHidden/>
          </w:rPr>
          <w:fldChar w:fldCharType="begin"/>
        </w:r>
        <w:r w:rsidR="001036B0">
          <w:rPr>
            <w:noProof/>
            <w:webHidden/>
          </w:rPr>
          <w:instrText xml:space="preserve"> PAGEREF _Toc72832402 \h </w:instrText>
        </w:r>
        <w:r w:rsidR="001036B0">
          <w:rPr>
            <w:noProof/>
            <w:webHidden/>
          </w:rPr>
        </w:r>
        <w:r w:rsidR="001036B0">
          <w:rPr>
            <w:noProof/>
            <w:webHidden/>
          </w:rPr>
          <w:fldChar w:fldCharType="separate"/>
        </w:r>
        <w:r w:rsidR="001036B0">
          <w:rPr>
            <w:noProof/>
            <w:webHidden/>
          </w:rPr>
          <w:t>8</w:t>
        </w:r>
        <w:r w:rsidR="001036B0">
          <w:rPr>
            <w:noProof/>
            <w:webHidden/>
          </w:rPr>
          <w:fldChar w:fldCharType="end"/>
        </w:r>
      </w:hyperlink>
    </w:p>
    <w:p w14:paraId="3E4759FB" w14:textId="7620ACDE"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03" w:history="1">
        <w:r w:rsidR="001036B0" w:rsidRPr="003E2AA4">
          <w:rPr>
            <w:rStyle w:val="Hyperlink"/>
            <w:noProof/>
          </w:rPr>
          <w:t>2.3.3 The Parameter Delimiter</w:t>
        </w:r>
        <w:r w:rsidR="001036B0">
          <w:rPr>
            <w:noProof/>
            <w:webHidden/>
          </w:rPr>
          <w:tab/>
        </w:r>
        <w:r w:rsidR="001036B0">
          <w:rPr>
            <w:noProof/>
            <w:webHidden/>
          </w:rPr>
          <w:fldChar w:fldCharType="begin"/>
        </w:r>
        <w:r w:rsidR="001036B0">
          <w:rPr>
            <w:noProof/>
            <w:webHidden/>
          </w:rPr>
          <w:instrText xml:space="preserve"> PAGEREF _Toc72832403 \h </w:instrText>
        </w:r>
        <w:r w:rsidR="001036B0">
          <w:rPr>
            <w:noProof/>
            <w:webHidden/>
          </w:rPr>
        </w:r>
        <w:r w:rsidR="001036B0">
          <w:rPr>
            <w:noProof/>
            <w:webHidden/>
          </w:rPr>
          <w:fldChar w:fldCharType="separate"/>
        </w:r>
        <w:r w:rsidR="001036B0">
          <w:rPr>
            <w:noProof/>
            <w:webHidden/>
          </w:rPr>
          <w:t>9</w:t>
        </w:r>
        <w:r w:rsidR="001036B0">
          <w:rPr>
            <w:noProof/>
            <w:webHidden/>
          </w:rPr>
          <w:fldChar w:fldCharType="end"/>
        </w:r>
      </w:hyperlink>
    </w:p>
    <w:p w14:paraId="5253CC3F" w14:textId="15340F2D"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04" w:history="1">
        <w:r w:rsidR="001036B0" w:rsidRPr="003E2AA4">
          <w:rPr>
            <w:rStyle w:val="Hyperlink"/>
            <w:noProof/>
          </w:rPr>
          <w:t>2.3.4 Parameter Names</w:t>
        </w:r>
        <w:r w:rsidR="001036B0">
          <w:rPr>
            <w:noProof/>
            <w:webHidden/>
          </w:rPr>
          <w:tab/>
        </w:r>
        <w:r w:rsidR="001036B0">
          <w:rPr>
            <w:noProof/>
            <w:webHidden/>
          </w:rPr>
          <w:fldChar w:fldCharType="begin"/>
        </w:r>
        <w:r w:rsidR="001036B0">
          <w:rPr>
            <w:noProof/>
            <w:webHidden/>
          </w:rPr>
          <w:instrText xml:space="preserve"> PAGEREF _Toc72832404 \h </w:instrText>
        </w:r>
        <w:r w:rsidR="001036B0">
          <w:rPr>
            <w:noProof/>
            <w:webHidden/>
          </w:rPr>
        </w:r>
        <w:r w:rsidR="001036B0">
          <w:rPr>
            <w:noProof/>
            <w:webHidden/>
          </w:rPr>
          <w:fldChar w:fldCharType="separate"/>
        </w:r>
        <w:r w:rsidR="001036B0">
          <w:rPr>
            <w:noProof/>
            <w:webHidden/>
          </w:rPr>
          <w:t>9</w:t>
        </w:r>
        <w:r w:rsidR="001036B0">
          <w:rPr>
            <w:noProof/>
            <w:webHidden/>
          </w:rPr>
          <w:fldChar w:fldCharType="end"/>
        </w:r>
      </w:hyperlink>
    </w:p>
    <w:p w14:paraId="73CF7376" w14:textId="7D084E3A"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05" w:history="1">
        <w:r w:rsidR="001036B0" w:rsidRPr="003E2AA4">
          <w:rPr>
            <w:rStyle w:val="Hyperlink"/>
            <w:noProof/>
          </w:rPr>
          <w:t>2.3.5 Setting the Parameter Space Width</w:t>
        </w:r>
        <w:r w:rsidR="001036B0">
          <w:rPr>
            <w:noProof/>
            <w:webHidden/>
          </w:rPr>
          <w:tab/>
        </w:r>
        <w:r w:rsidR="001036B0">
          <w:rPr>
            <w:noProof/>
            <w:webHidden/>
          </w:rPr>
          <w:fldChar w:fldCharType="begin"/>
        </w:r>
        <w:r w:rsidR="001036B0">
          <w:rPr>
            <w:noProof/>
            <w:webHidden/>
          </w:rPr>
          <w:instrText xml:space="preserve"> PAGEREF _Toc72832405 \h </w:instrText>
        </w:r>
        <w:r w:rsidR="001036B0">
          <w:rPr>
            <w:noProof/>
            <w:webHidden/>
          </w:rPr>
        </w:r>
        <w:r w:rsidR="001036B0">
          <w:rPr>
            <w:noProof/>
            <w:webHidden/>
          </w:rPr>
          <w:fldChar w:fldCharType="separate"/>
        </w:r>
        <w:r w:rsidR="001036B0">
          <w:rPr>
            <w:noProof/>
            <w:webHidden/>
          </w:rPr>
          <w:t>10</w:t>
        </w:r>
        <w:r w:rsidR="001036B0">
          <w:rPr>
            <w:noProof/>
            <w:webHidden/>
          </w:rPr>
          <w:fldChar w:fldCharType="end"/>
        </w:r>
      </w:hyperlink>
    </w:p>
    <w:p w14:paraId="788D6941" w14:textId="4677ABDD"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06" w:history="1">
        <w:r w:rsidR="001036B0" w:rsidRPr="003E2AA4">
          <w:rPr>
            <w:rStyle w:val="Hyperlink"/>
            <w:noProof/>
          </w:rPr>
          <w:t>2.3.6 How a Parameter Space is Filled with a Number</w:t>
        </w:r>
        <w:r w:rsidR="001036B0">
          <w:rPr>
            <w:noProof/>
            <w:webHidden/>
          </w:rPr>
          <w:tab/>
        </w:r>
        <w:r w:rsidR="001036B0">
          <w:rPr>
            <w:noProof/>
            <w:webHidden/>
          </w:rPr>
          <w:fldChar w:fldCharType="begin"/>
        </w:r>
        <w:r w:rsidR="001036B0">
          <w:rPr>
            <w:noProof/>
            <w:webHidden/>
          </w:rPr>
          <w:instrText xml:space="preserve"> PAGEREF _Toc72832406 \h </w:instrText>
        </w:r>
        <w:r w:rsidR="001036B0">
          <w:rPr>
            <w:noProof/>
            <w:webHidden/>
          </w:rPr>
        </w:r>
        <w:r w:rsidR="001036B0">
          <w:rPr>
            <w:noProof/>
            <w:webHidden/>
          </w:rPr>
          <w:fldChar w:fldCharType="separate"/>
        </w:r>
        <w:r w:rsidR="001036B0">
          <w:rPr>
            <w:noProof/>
            <w:webHidden/>
          </w:rPr>
          <w:t>11</w:t>
        </w:r>
        <w:r w:rsidR="001036B0">
          <w:rPr>
            <w:noProof/>
            <w:webHidden/>
          </w:rPr>
          <w:fldChar w:fldCharType="end"/>
        </w:r>
      </w:hyperlink>
    </w:p>
    <w:p w14:paraId="640BD853" w14:textId="21BC8A5E"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07" w:history="1">
        <w:r w:rsidR="001036B0" w:rsidRPr="003E2AA4">
          <w:rPr>
            <w:rStyle w:val="Hyperlink"/>
            <w:noProof/>
          </w:rPr>
          <w:t>2.3.7 Multiple Occurrences of the Same Parameter</w:t>
        </w:r>
        <w:r w:rsidR="001036B0">
          <w:rPr>
            <w:noProof/>
            <w:webHidden/>
          </w:rPr>
          <w:tab/>
        </w:r>
        <w:r w:rsidR="001036B0">
          <w:rPr>
            <w:noProof/>
            <w:webHidden/>
          </w:rPr>
          <w:fldChar w:fldCharType="begin"/>
        </w:r>
        <w:r w:rsidR="001036B0">
          <w:rPr>
            <w:noProof/>
            <w:webHidden/>
          </w:rPr>
          <w:instrText xml:space="preserve"> PAGEREF _Toc72832407 \h </w:instrText>
        </w:r>
        <w:r w:rsidR="001036B0">
          <w:rPr>
            <w:noProof/>
            <w:webHidden/>
          </w:rPr>
        </w:r>
        <w:r w:rsidR="001036B0">
          <w:rPr>
            <w:noProof/>
            <w:webHidden/>
          </w:rPr>
          <w:fldChar w:fldCharType="separate"/>
        </w:r>
        <w:r w:rsidR="001036B0">
          <w:rPr>
            <w:noProof/>
            <w:webHidden/>
          </w:rPr>
          <w:t>12</w:t>
        </w:r>
        <w:r w:rsidR="001036B0">
          <w:rPr>
            <w:noProof/>
            <w:webHidden/>
          </w:rPr>
          <w:fldChar w:fldCharType="end"/>
        </w:r>
      </w:hyperlink>
    </w:p>
    <w:p w14:paraId="3576CFC7" w14:textId="5720EC3D"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08" w:history="1">
        <w:r w:rsidR="001036B0" w:rsidRPr="003E2AA4">
          <w:rPr>
            <w:rStyle w:val="Hyperlink"/>
            <w:noProof/>
          </w:rPr>
          <w:t>2.3.8 Preparing a Template File</w:t>
        </w:r>
        <w:r w:rsidR="001036B0">
          <w:rPr>
            <w:noProof/>
            <w:webHidden/>
          </w:rPr>
          <w:tab/>
        </w:r>
        <w:r w:rsidR="001036B0">
          <w:rPr>
            <w:noProof/>
            <w:webHidden/>
          </w:rPr>
          <w:fldChar w:fldCharType="begin"/>
        </w:r>
        <w:r w:rsidR="001036B0">
          <w:rPr>
            <w:noProof/>
            <w:webHidden/>
          </w:rPr>
          <w:instrText xml:space="preserve"> PAGEREF _Toc72832408 \h </w:instrText>
        </w:r>
        <w:r w:rsidR="001036B0">
          <w:rPr>
            <w:noProof/>
            <w:webHidden/>
          </w:rPr>
        </w:r>
        <w:r w:rsidR="001036B0">
          <w:rPr>
            <w:noProof/>
            <w:webHidden/>
          </w:rPr>
          <w:fldChar w:fldCharType="separate"/>
        </w:r>
        <w:r w:rsidR="001036B0">
          <w:rPr>
            <w:noProof/>
            <w:webHidden/>
          </w:rPr>
          <w:t>12</w:t>
        </w:r>
        <w:r w:rsidR="001036B0">
          <w:rPr>
            <w:noProof/>
            <w:webHidden/>
          </w:rPr>
          <w:fldChar w:fldCharType="end"/>
        </w:r>
      </w:hyperlink>
    </w:p>
    <w:p w14:paraId="2A0DE727" w14:textId="50ECC685"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09" w:history="1">
        <w:r w:rsidR="001036B0" w:rsidRPr="003E2AA4">
          <w:rPr>
            <w:rStyle w:val="Hyperlink"/>
            <w:noProof/>
          </w:rPr>
          <w:t>2.4 Instruction Files</w:t>
        </w:r>
        <w:r w:rsidR="001036B0">
          <w:rPr>
            <w:noProof/>
            <w:webHidden/>
          </w:rPr>
          <w:tab/>
        </w:r>
        <w:r w:rsidR="001036B0">
          <w:rPr>
            <w:noProof/>
            <w:webHidden/>
          </w:rPr>
          <w:fldChar w:fldCharType="begin"/>
        </w:r>
        <w:r w:rsidR="001036B0">
          <w:rPr>
            <w:noProof/>
            <w:webHidden/>
          </w:rPr>
          <w:instrText xml:space="preserve"> PAGEREF _Toc72832409 \h </w:instrText>
        </w:r>
        <w:r w:rsidR="001036B0">
          <w:rPr>
            <w:noProof/>
            <w:webHidden/>
          </w:rPr>
        </w:r>
        <w:r w:rsidR="001036B0">
          <w:rPr>
            <w:noProof/>
            <w:webHidden/>
          </w:rPr>
          <w:fldChar w:fldCharType="separate"/>
        </w:r>
        <w:r w:rsidR="001036B0">
          <w:rPr>
            <w:noProof/>
            <w:webHidden/>
          </w:rPr>
          <w:t>12</w:t>
        </w:r>
        <w:r w:rsidR="001036B0">
          <w:rPr>
            <w:noProof/>
            <w:webHidden/>
          </w:rPr>
          <w:fldChar w:fldCharType="end"/>
        </w:r>
      </w:hyperlink>
    </w:p>
    <w:p w14:paraId="72697F2F" w14:textId="25EB0969"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10" w:history="1">
        <w:r w:rsidR="001036B0" w:rsidRPr="003E2AA4">
          <w:rPr>
            <w:rStyle w:val="Hyperlink"/>
            <w:noProof/>
          </w:rPr>
          <w:t>2.4.1 Precision in Model Output Files</w:t>
        </w:r>
        <w:r w:rsidR="001036B0">
          <w:rPr>
            <w:noProof/>
            <w:webHidden/>
          </w:rPr>
          <w:tab/>
        </w:r>
        <w:r w:rsidR="001036B0">
          <w:rPr>
            <w:noProof/>
            <w:webHidden/>
          </w:rPr>
          <w:fldChar w:fldCharType="begin"/>
        </w:r>
        <w:r w:rsidR="001036B0">
          <w:rPr>
            <w:noProof/>
            <w:webHidden/>
          </w:rPr>
          <w:instrText xml:space="preserve"> PAGEREF _Toc72832410 \h </w:instrText>
        </w:r>
        <w:r w:rsidR="001036B0">
          <w:rPr>
            <w:noProof/>
            <w:webHidden/>
          </w:rPr>
        </w:r>
        <w:r w:rsidR="001036B0">
          <w:rPr>
            <w:noProof/>
            <w:webHidden/>
          </w:rPr>
          <w:fldChar w:fldCharType="separate"/>
        </w:r>
        <w:r w:rsidR="001036B0">
          <w:rPr>
            <w:noProof/>
            <w:webHidden/>
          </w:rPr>
          <w:t>13</w:t>
        </w:r>
        <w:r w:rsidR="001036B0">
          <w:rPr>
            <w:noProof/>
            <w:webHidden/>
          </w:rPr>
          <w:fldChar w:fldCharType="end"/>
        </w:r>
      </w:hyperlink>
    </w:p>
    <w:p w14:paraId="54411ADF" w14:textId="534FE75F"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11" w:history="1">
        <w:r w:rsidR="001036B0" w:rsidRPr="003E2AA4">
          <w:rPr>
            <w:rStyle w:val="Hyperlink"/>
            <w:noProof/>
          </w:rPr>
          <w:t>2.4.2 How Model Output Files are Read</w:t>
        </w:r>
        <w:r w:rsidR="001036B0">
          <w:rPr>
            <w:noProof/>
            <w:webHidden/>
          </w:rPr>
          <w:tab/>
        </w:r>
        <w:r w:rsidR="001036B0">
          <w:rPr>
            <w:noProof/>
            <w:webHidden/>
          </w:rPr>
          <w:fldChar w:fldCharType="begin"/>
        </w:r>
        <w:r w:rsidR="001036B0">
          <w:rPr>
            <w:noProof/>
            <w:webHidden/>
          </w:rPr>
          <w:instrText xml:space="preserve"> PAGEREF _Toc72832411 \h </w:instrText>
        </w:r>
        <w:r w:rsidR="001036B0">
          <w:rPr>
            <w:noProof/>
            <w:webHidden/>
          </w:rPr>
        </w:r>
        <w:r w:rsidR="001036B0">
          <w:rPr>
            <w:noProof/>
            <w:webHidden/>
          </w:rPr>
          <w:fldChar w:fldCharType="separate"/>
        </w:r>
        <w:r w:rsidR="001036B0">
          <w:rPr>
            <w:noProof/>
            <w:webHidden/>
          </w:rPr>
          <w:t>13</w:t>
        </w:r>
        <w:r w:rsidR="001036B0">
          <w:rPr>
            <w:noProof/>
            <w:webHidden/>
          </w:rPr>
          <w:fldChar w:fldCharType="end"/>
        </w:r>
      </w:hyperlink>
    </w:p>
    <w:p w14:paraId="60B0ACF5" w14:textId="31E6BBAB"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12" w:history="1">
        <w:r w:rsidR="001036B0" w:rsidRPr="003E2AA4">
          <w:rPr>
            <w:rStyle w:val="Hyperlink"/>
            <w:noProof/>
          </w:rPr>
          <w:t>2.4.3 An Example Instruction File</w:t>
        </w:r>
        <w:r w:rsidR="001036B0">
          <w:rPr>
            <w:noProof/>
            <w:webHidden/>
          </w:rPr>
          <w:tab/>
        </w:r>
        <w:r w:rsidR="001036B0">
          <w:rPr>
            <w:noProof/>
            <w:webHidden/>
          </w:rPr>
          <w:fldChar w:fldCharType="begin"/>
        </w:r>
        <w:r w:rsidR="001036B0">
          <w:rPr>
            <w:noProof/>
            <w:webHidden/>
          </w:rPr>
          <w:instrText xml:space="preserve"> PAGEREF _Toc72832412 \h </w:instrText>
        </w:r>
        <w:r w:rsidR="001036B0">
          <w:rPr>
            <w:noProof/>
            <w:webHidden/>
          </w:rPr>
        </w:r>
        <w:r w:rsidR="001036B0">
          <w:rPr>
            <w:noProof/>
            <w:webHidden/>
          </w:rPr>
          <w:fldChar w:fldCharType="separate"/>
        </w:r>
        <w:r w:rsidR="001036B0">
          <w:rPr>
            <w:noProof/>
            <w:webHidden/>
          </w:rPr>
          <w:t>14</w:t>
        </w:r>
        <w:r w:rsidR="001036B0">
          <w:rPr>
            <w:noProof/>
            <w:webHidden/>
          </w:rPr>
          <w:fldChar w:fldCharType="end"/>
        </w:r>
      </w:hyperlink>
    </w:p>
    <w:p w14:paraId="74E82BEF" w14:textId="2AB08318"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13" w:history="1">
        <w:r w:rsidR="001036B0" w:rsidRPr="003E2AA4">
          <w:rPr>
            <w:rStyle w:val="Hyperlink"/>
            <w:noProof/>
          </w:rPr>
          <w:t>2.4.4 The Marker Delimiter</w:t>
        </w:r>
        <w:r w:rsidR="001036B0">
          <w:rPr>
            <w:noProof/>
            <w:webHidden/>
          </w:rPr>
          <w:tab/>
        </w:r>
        <w:r w:rsidR="001036B0">
          <w:rPr>
            <w:noProof/>
            <w:webHidden/>
          </w:rPr>
          <w:fldChar w:fldCharType="begin"/>
        </w:r>
        <w:r w:rsidR="001036B0">
          <w:rPr>
            <w:noProof/>
            <w:webHidden/>
          </w:rPr>
          <w:instrText xml:space="preserve"> PAGEREF _Toc72832413 \h </w:instrText>
        </w:r>
        <w:r w:rsidR="001036B0">
          <w:rPr>
            <w:noProof/>
            <w:webHidden/>
          </w:rPr>
        </w:r>
        <w:r w:rsidR="001036B0">
          <w:rPr>
            <w:noProof/>
            <w:webHidden/>
          </w:rPr>
          <w:fldChar w:fldCharType="separate"/>
        </w:r>
        <w:r w:rsidR="001036B0">
          <w:rPr>
            <w:noProof/>
            <w:webHidden/>
          </w:rPr>
          <w:t>15</w:t>
        </w:r>
        <w:r w:rsidR="001036B0">
          <w:rPr>
            <w:noProof/>
            <w:webHidden/>
          </w:rPr>
          <w:fldChar w:fldCharType="end"/>
        </w:r>
      </w:hyperlink>
    </w:p>
    <w:p w14:paraId="09EA7679" w14:textId="7504573E"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14" w:history="1">
        <w:r w:rsidR="001036B0" w:rsidRPr="003E2AA4">
          <w:rPr>
            <w:rStyle w:val="Hyperlink"/>
            <w:noProof/>
          </w:rPr>
          <w:t>2.4.5 Observation Names</w:t>
        </w:r>
        <w:r w:rsidR="001036B0">
          <w:rPr>
            <w:noProof/>
            <w:webHidden/>
          </w:rPr>
          <w:tab/>
        </w:r>
        <w:r w:rsidR="001036B0">
          <w:rPr>
            <w:noProof/>
            <w:webHidden/>
          </w:rPr>
          <w:fldChar w:fldCharType="begin"/>
        </w:r>
        <w:r w:rsidR="001036B0">
          <w:rPr>
            <w:noProof/>
            <w:webHidden/>
          </w:rPr>
          <w:instrText xml:space="preserve"> PAGEREF _Toc72832414 \h </w:instrText>
        </w:r>
        <w:r w:rsidR="001036B0">
          <w:rPr>
            <w:noProof/>
            <w:webHidden/>
          </w:rPr>
        </w:r>
        <w:r w:rsidR="001036B0">
          <w:rPr>
            <w:noProof/>
            <w:webHidden/>
          </w:rPr>
          <w:fldChar w:fldCharType="separate"/>
        </w:r>
        <w:r w:rsidR="001036B0">
          <w:rPr>
            <w:noProof/>
            <w:webHidden/>
          </w:rPr>
          <w:t>15</w:t>
        </w:r>
        <w:r w:rsidR="001036B0">
          <w:rPr>
            <w:noProof/>
            <w:webHidden/>
          </w:rPr>
          <w:fldChar w:fldCharType="end"/>
        </w:r>
      </w:hyperlink>
    </w:p>
    <w:p w14:paraId="02CFC32C" w14:textId="0AFAAF82"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15" w:history="1">
        <w:r w:rsidR="001036B0" w:rsidRPr="003E2AA4">
          <w:rPr>
            <w:rStyle w:val="Hyperlink"/>
            <w:noProof/>
          </w:rPr>
          <w:t>2.4.6 The Instruction Set</w:t>
        </w:r>
        <w:r w:rsidR="001036B0">
          <w:rPr>
            <w:noProof/>
            <w:webHidden/>
          </w:rPr>
          <w:tab/>
        </w:r>
        <w:r w:rsidR="001036B0">
          <w:rPr>
            <w:noProof/>
            <w:webHidden/>
          </w:rPr>
          <w:fldChar w:fldCharType="begin"/>
        </w:r>
        <w:r w:rsidR="001036B0">
          <w:rPr>
            <w:noProof/>
            <w:webHidden/>
          </w:rPr>
          <w:instrText xml:space="preserve"> PAGEREF _Toc72832415 \h </w:instrText>
        </w:r>
        <w:r w:rsidR="001036B0">
          <w:rPr>
            <w:noProof/>
            <w:webHidden/>
          </w:rPr>
        </w:r>
        <w:r w:rsidR="001036B0">
          <w:rPr>
            <w:noProof/>
            <w:webHidden/>
          </w:rPr>
          <w:fldChar w:fldCharType="separate"/>
        </w:r>
        <w:r w:rsidR="001036B0">
          <w:rPr>
            <w:noProof/>
            <w:webHidden/>
          </w:rPr>
          <w:t>16</w:t>
        </w:r>
        <w:r w:rsidR="001036B0">
          <w:rPr>
            <w:noProof/>
            <w:webHidden/>
          </w:rPr>
          <w:fldChar w:fldCharType="end"/>
        </w:r>
      </w:hyperlink>
    </w:p>
    <w:p w14:paraId="777F1FD6" w14:textId="3635B60D"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16" w:history="1">
        <w:r w:rsidR="001036B0" w:rsidRPr="003E2AA4">
          <w:rPr>
            <w:rStyle w:val="Hyperlink"/>
            <w:noProof/>
          </w:rPr>
          <w:t>2.4.7 Making an Instruction File</w:t>
        </w:r>
        <w:r w:rsidR="001036B0">
          <w:rPr>
            <w:noProof/>
            <w:webHidden/>
          </w:rPr>
          <w:tab/>
        </w:r>
        <w:r w:rsidR="001036B0">
          <w:rPr>
            <w:noProof/>
            <w:webHidden/>
          </w:rPr>
          <w:fldChar w:fldCharType="begin"/>
        </w:r>
        <w:r w:rsidR="001036B0">
          <w:rPr>
            <w:noProof/>
            <w:webHidden/>
          </w:rPr>
          <w:instrText xml:space="preserve"> PAGEREF _Toc72832416 \h </w:instrText>
        </w:r>
        <w:r w:rsidR="001036B0">
          <w:rPr>
            <w:noProof/>
            <w:webHidden/>
          </w:rPr>
        </w:r>
        <w:r w:rsidR="001036B0">
          <w:rPr>
            <w:noProof/>
            <w:webHidden/>
          </w:rPr>
          <w:fldChar w:fldCharType="separate"/>
        </w:r>
        <w:r w:rsidR="001036B0">
          <w:rPr>
            <w:noProof/>
            <w:webHidden/>
          </w:rPr>
          <w:t>26</w:t>
        </w:r>
        <w:r w:rsidR="001036B0">
          <w:rPr>
            <w:noProof/>
            <w:webHidden/>
          </w:rPr>
          <w:fldChar w:fldCharType="end"/>
        </w:r>
      </w:hyperlink>
    </w:p>
    <w:p w14:paraId="62F53F11" w14:textId="225D2EE9" w:rsidR="001036B0" w:rsidRDefault="004261F9">
      <w:pPr>
        <w:pStyle w:val="TOC1"/>
        <w:tabs>
          <w:tab w:val="right" w:leader="dot" w:pos="9016"/>
        </w:tabs>
        <w:rPr>
          <w:rFonts w:asciiTheme="minorHAnsi" w:eastAsiaTheme="minorEastAsia" w:hAnsiTheme="minorHAnsi" w:cstheme="minorBidi"/>
          <w:noProof/>
          <w:szCs w:val="24"/>
          <w:lang w:eastAsia="en-US"/>
        </w:rPr>
      </w:pPr>
      <w:hyperlink w:anchor="_Toc72832417" w:history="1">
        <w:r w:rsidR="001036B0" w:rsidRPr="003E2AA4">
          <w:rPr>
            <w:rStyle w:val="Hyperlink"/>
            <w:noProof/>
          </w:rPr>
          <w:t>3. Some Important PEST++ Features</w:t>
        </w:r>
        <w:r w:rsidR="001036B0">
          <w:rPr>
            <w:noProof/>
            <w:webHidden/>
          </w:rPr>
          <w:tab/>
        </w:r>
        <w:r w:rsidR="001036B0">
          <w:rPr>
            <w:noProof/>
            <w:webHidden/>
          </w:rPr>
          <w:fldChar w:fldCharType="begin"/>
        </w:r>
        <w:r w:rsidR="001036B0">
          <w:rPr>
            <w:noProof/>
            <w:webHidden/>
          </w:rPr>
          <w:instrText xml:space="preserve"> PAGEREF _Toc72832417 \h </w:instrText>
        </w:r>
        <w:r w:rsidR="001036B0">
          <w:rPr>
            <w:noProof/>
            <w:webHidden/>
          </w:rPr>
        </w:r>
        <w:r w:rsidR="001036B0">
          <w:rPr>
            <w:noProof/>
            <w:webHidden/>
          </w:rPr>
          <w:fldChar w:fldCharType="separate"/>
        </w:r>
        <w:r w:rsidR="001036B0">
          <w:rPr>
            <w:noProof/>
            <w:webHidden/>
          </w:rPr>
          <w:t>27</w:t>
        </w:r>
        <w:r w:rsidR="001036B0">
          <w:rPr>
            <w:noProof/>
            <w:webHidden/>
          </w:rPr>
          <w:fldChar w:fldCharType="end"/>
        </w:r>
      </w:hyperlink>
    </w:p>
    <w:p w14:paraId="75815659" w14:textId="168E7666"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18" w:history="1">
        <w:r w:rsidR="001036B0" w:rsidRPr="003E2AA4">
          <w:rPr>
            <w:rStyle w:val="Hyperlink"/>
            <w:noProof/>
          </w:rPr>
          <w:t>3.1 General</w:t>
        </w:r>
        <w:r w:rsidR="001036B0">
          <w:rPr>
            <w:noProof/>
            <w:webHidden/>
          </w:rPr>
          <w:tab/>
        </w:r>
        <w:r w:rsidR="001036B0">
          <w:rPr>
            <w:noProof/>
            <w:webHidden/>
          </w:rPr>
          <w:fldChar w:fldCharType="begin"/>
        </w:r>
        <w:r w:rsidR="001036B0">
          <w:rPr>
            <w:noProof/>
            <w:webHidden/>
          </w:rPr>
          <w:instrText xml:space="preserve"> PAGEREF _Toc72832418 \h </w:instrText>
        </w:r>
        <w:r w:rsidR="001036B0">
          <w:rPr>
            <w:noProof/>
            <w:webHidden/>
          </w:rPr>
        </w:r>
        <w:r w:rsidR="001036B0">
          <w:rPr>
            <w:noProof/>
            <w:webHidden/>
          </w:rPr>
          <w:fldChar w:fldCharType="separate"/>
        </w:r>
        <w:r w:rsidR="001036B0">
          <w:rPr>
            <w:noProof/>
            <w:webHidden/>
          </w:rPr>
          <w:t>27</w:t>
        </w:r>
        <w:r w:rsidR="001036B0">
          <w:rPr>
            <w:noProof/>
            <w:webHidden/>
          </w:rPr>
          <w:fldChar w:fldCharType="end"/>
        </w:r>
      </w:hyperlink>
    </w:p>
    <w:p w14:paraId="7DDA991A" w14:textId="624EE1D8"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19" w:history="1">
        <w:r w:rsidR="001036B0" w:rsidRPr="003E2AA4">
          <w:rPr>
            <w:rStyle w:val="Hyperlink"/>
            <w:noProof/>
          </w:rPr>
          <w:t>3.2 Parameter Adjustment</w:t>
        </w:r>
        <w:r w:rsidR="001036B0">
          <w:rPr>
            <w:noProof/>
            <w:webHidden/>
          </w:rPr>
          <w:tab/>
        </w:r>
        <w:r w:rsidR="001036B0">
          <w:rPr>
            <w:noProof/>
            <w:webHidden/>
          </w:rPr>
          <w:fldChar w:fldCharType="begin"/>
        </w:r>
        <w:r w:rsidR="001036B0">
          <w:rPr>
            <w:noProof/>
            <w:webHidden/>
          </w:rPr>
          <w:instrText xml:space="preserve"> PAGEREF _Toc72832419 \h </w:instrText>
        </w:r>
        <w:r w:rsidR="001036B0">
          <w:rPr>
            <w:noProof/>
            <w:webHidden/>
          </w:rPr>
        </w:r>
        <w:r w:rsidR="001036B0">
          <w:rPr>
            <w:noProof/>
            <w:webHidden/>
          </w:rPr>
          <w:fldChar w:fldCharType="separate"/>
        </w:r>
        <w:r w:rsidR="001036B0">
          <w:rPr>
            <w:noProof/>
            <w:webHidden/>
          </w:rPr>
          <w:t>27</w:t>
        </w:r>
        <w:r w:rsidR="001036B0">
          <w:rPr>
            <w:noProof/>
            <w:webHidden/>
          </w:rPr>
          <w:fldChar w:fldCharType="end"/>
        </w:r>
      </w:hyperlink>
    </w:p>
    <w:p w14:paraId="4630758D" w14:textId="668E2DA1"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20" w:history="1">
        <w:r w:rsidR="001036B0" w:rsidRPr="003E2AA4">
          <w:rPr>
            <w:rStyle w:val="Hyperlink"/>
            <w:noProof/>
          </w:rPr>
          <w:t>3.2.1 Parameter Transformation</w:t>
        </w:r>
        <w:r w:rsidR="001036B0">
          <w:rPr>
            <w:noProof/>
            <w:webHidden/>
          </w:rPr>
          <w:tab/>
        </w:r>
        <w:r w:rsidR="001036B0">
          <w:rPr>
            <w:noProof/>
            <w:webHidden/>
          </w:rPr>
          <w:fldChar w:fldCharType="begin"/>
        </w:r>
        <w:r w:rsidR="001036B0">
          <w:rPr>
            <w:noProof/>
            <w:webHidden/>
          </w:rPr>
          <w:instrText xml:space="preserve"> PAGEREF _Toc72832420 \h </w:instrText>
        </w:r>
        <w:r w:rsidR="001036B0">
          <w:rPr>
            <w:noProof/>
            <w:webHidden/>
          </w:rPr>
        </w:r>
        <w:r w:rsidR="001036B0">
          <w:rPr>
            <w:noProof/>
            <w:webHidden/>
          </w:rPr>
          <w:fldChar w:fldCharType="separate"/>
        </w:r>
        <w:r w:rsidR="001036B0">
          <w:rPr>
            <w:noProof/>
            <w:webHidden/>
          </w:rPr>
          <w:t>27</w:t>
        </w:r>
        <w:r w:rsidR="001036B0">
          <w:rPr>
            <w:noProof/>
            <w:webHidden/>
          </w:rPr>
          <w:fldChar w:fldCharType="end"/>
        </w:r>
      </w:hyperlink>
    </w:p>
    <w:p w14:paraId="4C1A8CD8" w14:textId="1E62C648"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21" w:history="1">
        <w:r w:rsidR="001036B0" w:rsidRPr="003E2AA4">
          <w:rPr>
            <w:rStyle w:val="Hyperlink"/>
            <w:noProof/>
          </w:rPr>
          <w:t>3.2.2 Fixed and Tied Parameters</w:t>
        </w:r>
        <w:r w:rsidR="001036B0">
          <w:rPr>
            <w:noProof/>
            <w:webHidden/>
          </w:rPr>
          <w:tab/>
        </w:r>
        <w:r w:rsidR="001036B0">
          <w:rPr>
            <w:noProof/>
            <w:webHidden/>
          </w:rPr>
          <w:fldChar w:fldCharType="begin"/>
        </w:r>
        <w:r w:rsidR="001036B0">
          <w:rPr>
            <w:noProof/>
            <w:webHidden/>
          </w:rPr>
          <w:instrText xml:space="preserve"> PAGEREF _Toc72832421 \h </w:instrText>
        </w:r>
        <w:r w:rsidR="001036B0">
          <w:rPr>
            <w:noProof/>
            <w:webHidden/>
          </w:rPr>
        </w:r>
        <w:r w:rsidR="001036B0">
          <w:rPr>
            <w:noProof/>
            <w:webHidden/>
          </w:rPr>
          <w:fldChar w:fldCharType="separate"/>
        </w:r>
        <w:r w:rsidR="001036B0">
          <w:rPr>
            <w:noProof/>
            <w:webHidden/>
          </w:rPr>
          <w:t>27</w:t>
        </w:r>
        <w:r w:rsidR="001036B0">
          <w:rPr>
            <w:noProof/>
            <w:webHidden/>
          </w:rPr>
          <w:fldChar w:fldCharType="end"/>
        </w:r>
      </w:hyperlink>
    </w:p>
    <w:p w14:paraId="319A2684" w14:textId="38945E3D"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22" w:history="1">
        <w:r w:rsidR="001036B0" w:rsidRPr="003E2AA4">
          <w:rPr>
            <w:rStyle w:val="Hyperlink"/>
            <w:noProof/>
          </w:rPr>
          <w:t>3.2.3 Upper and Lower Parameter Bounds</w:t>
        </w:r>
        <w:r w:rsidR="001036B0">
          <w:rPr>
            <w:noProof/>
            <w:webHidden/>
          </w:rPr>
          <w:tab/>
        </w:r>
        <w:r w:rsidR="001036B0">
          <w:rPr>
            <w:noProof/>
            <w:webHidden/>
          </w:rPr>
          <w:fldChar w:fldCharType="begin"/>
        </w:r>
        <w:r w:rsidR="001036B0">
          <w:rPr>
            <w:noProof/>
            <w:webHidden/>
          </w:rPr>
          <w:instrText xml:space="preserve"> PAGEREF _Toc72832422 \h </w:instrText>
        </w:r>
        <w:r w:rsidR="001036B0">
          <w:rPr>
            <w:noProof/>
            <w:webHidden/>
          </w:rPr>
        </w:r>
        <w:r w:rsidR="001036B0">
          <w:rPr>
            <w:noProof/>
            <w:webHidden/>
          </w:rPr>
          <w:fldChar w:fldCharType="separate"/>
        </w:r>
        <w:r w:rsidR="001036B0">
          <w:rPr>
            <w:noProof/>
            <w:webHidden/>
          </w:rPr>
          <w:t>28</w:t>
        </w:r>
        <w:r w:rsidR="001036B0">
          <w:rPr>
            <w:noProof/>
            <w:webHidden/>
          </w:rPr>
          <w:fldChar w:fldCharType="end"/>
        </w:r>
      </w:hyperlink>
    </w:p>
    <w:p w14:paraId="01C46CF3" w14:textId="4841482C"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23" w:history="1">
        <w:r w:rsidR="001036B0" w:rsidRPr="003E2AA4">
          <w:rPr>
            <w:rStyle w:val="Hyperlink"/>
            <w:noProof/>
          </w:rPr>
          <w:t>3.2.4 Scale and Offset</w:t>
        </w:r>
        <w:r w:rsidR="001036B0">
          <w:rPr>
            <w:noProof/>
            <w:webHidden/>
          </w:rPr>
          <w:tab/>
        </w:r>
        <w:r w:rsidR="001036B0">
          <w:rPr>
            <w:noProof/>
            <w:webHidden/>
          </w:rPr>
          <w:fldChar w:fldCharType="begin"/>
        </w:r>
        <w:r w:rsidR="001036B0">
          <w:rPr>
            <w:noProof/>
            <w:webHidden/>
          </w:rPr>
          <w:instrText xml:space="preserve"> PAGEREF _Toc72832423 \h </w:instrText>
        </w:r>
        <w:r w:rsidR="001036B0">
          <w:rPr>
            <w:noProof/>
            <w:webHidden/>
          </w:rPr>
        </w:r>
        <w:r w:rsidR="001036B0">
          <w:rPr>
            <w:noProof/>
            <w:webHidden/>
          </w:rPr>
          <w:fldChar w:fldCharType="separate"/>
        </w:r>
        <w:r w:rsidR="001036B0">
          <w:rPr>
            <w:noProof/>
            <w:webHidden/>
          </w:rPr>
          <w:t>28</w:t>
        </w:r>
        <w:r w:rsidR="001036B0">
          <w:rPr>
            <w:noProof/>
            <w:webHidden/>
          </w:rPr>
          <w:fldChar w:fldCharType="end"/>
        </w:r>
      </w:hyperlink>
    </w:p>
    <w:p w14:paraId="67945555" w14:textId="189929F0"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24" w:history="1">
        <w:r w:rsidR="001036B0" w:rsidRPr="003E2AA4">
          <w:rPr>
            <w:rStyle w:val="Hyperlink"/>
            <w:noProof/>
          </w:rPr>
          <w:t>3.2.5 Parameter Change Limits</w:t>
        </w:r>
        <w:r w:rsidR="001036B0">
          <w:rPr>
            <w:noProof/>
            <w:webHidden/>
          </w:rPr>
          <w:tab/>
        </w:r>
        <w:r w:rsidR="001036B0">
          <w:rPr>
            <w:noProof/>
            <w:webHidden/>
          </w:rPr>
          <w:fldChar w:fldCharType="begin"/>
        </w:r>
        <w:r w:rsidR="001036B0">
          <w:rPr>
            <w:noProof/>
            <w:webHidden/>
          </w:rPr>
          <w:instrText xml:space="preserve"> PAGEREF _Toc72832424 \h </w:instrText>
        </w:r>
        <w:r w:rsidR="001036B0">
          <w:rPr>
            <w:noProof/>
            <w:webHidden/>
          </w:rPr>
        </w:r>
        <w:r w:rsidR="001036B0">
          <w:rPr>
            <w:noProof/>
            <w:webHidden/>
          </w:rPr>
          <w:fldChar w:fldCharType="separate"/>
        </w:r>
        <w:r w:rsidR="001036B0">
          <w:rPr>
            <w:noProof/>
            <w:webHidden/>
          </w:rPr>
          <w:t>29</w:t>
        </w:r>
        <w:r w:rsidR="001036B0">
          <w:rPr>
            <w:noProof/>
            <w:webHidden/>
          </w:rPr>
          <w:fldChar w:fldCharType="end"/>
        </w:r>
      </w:hyperlink>
    </w:p>
    <w:p w14:paraId="409A7A6B" w14:textId="3C745FF4"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25" w:history="1">
        <w:r w:rsidR="001036B0" w:rsidRPr="003E2AA4">
          <w:rPr>
            <w:rStyle w:val="Hyperlink"/>
            <w:noProof/>
          </w:rPr>
          <w:t>3.3 Calculation of Derivatives</w:t>
        </w:r>
        <w:r w:rsidR="001036B0">
          <w:rPr>
            <w:noProof/>
            <w:webHidden/>
          </w:rPr>
          <w:tab/>
        </w:r>
        <w:r w:rsidR="001036B0">
          <w:rPr>
            <w:noProof/>
            <w:webHidden/>
          </w:rPr>
          <w:fldChar w:fldCharType="begin"/>
        </w:r>
        <w:r w:rsidR="001036B0">
          <w:rPr>
            <w:noProof/>
            <w:webHidden/>
          </w:rPr>
          <w:instrText xml:space="preserve"> PAGEREF _Toc72832425 \h </w:instrText>
        </w:r>
        <w:r w:rsidR="001036B0">
          <w:rPr>
            <w:noProof/>
            <w:webHidden/>
          </w:rPr>
        </w:r>
        <w:r w:rsidR="001036B0">
          <w:rPr>
            <w:noProof/>
            <w:webHidden/>
          </w:rPr>
          <w:fldChar w:fldCharType="separate"/>
        </w:r>
        <w:r w:rsidR="001036B0">
          <w:rPr>
            <w:noProof/>
            <w:webHidden/>
          </w:rPr>
          <w:t>31</w:t>
        </w:r>
        <w:r w:rsidR="001036B0">
          <w:rPr>
            <w:noProof/>
            <w:webHidden/>
          </w:rPr>
          <w:fldChar w:fldCharType="end"/>
        </w:r>
      </w:hyperlink>
    </w:p>
    <w:p w14:paraId="015731DE" w14:textId="3FE06F8E"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26" w:history="1">
        <w:r w:rsidR="001036B0" w:rsidRPr="003E2AA4">
          <w:rPr>
            <w:rStyle w:val="Hyperlink"/>
            <w:noProof/>
          </w:rPr>
          <w:t>3.3.1 General</w:t>
        </w:r>
        <w:r w:rsidR="001036B0">
          <w:rPr>
            <w:noProof/>
            <w:webHidden/>
          </w:rPr>
          <w:tab/>
        </w:r>
        <w:r w:rsidR="001036B0">
          <w:rPr>
            <w:noProof/>
            <w:webHidden/>
          </w:rPr>
          <w:fldChar w:fldCharType="begin"/>
        </w:r>
        <w:r w:rsidR="001036B0">
          <w:rPr>
            <w:noProof/>
            <w:webHidden/>
          </w:rPr>
          <w:instrText xml:space="preserve"> PAGEREF _Toc72832426 \h </w:instrText>
        </w:r>
        <w:r w:rsidR="001036B0">
          <w:rPr>
            <w:noProof/>
            <w:webHidden/>
          </w:rPr>
        </w:r>
        <w:r w:rsidR="001036B0">
          <w:rPr>
            <w:noProof/>
            <w:webHidden/>
          </w:rPr>
          <w:fldChar w:fldCharType="separate"/>
        </w:r>
        <w:r w:rsidR="001036B0">
          <w:rPr>
            <w:noProof/>
            <w:webHidden/>
          </w:rPr>
          <w:t>31</w:t>
        </w:r>
        <w:r w:rsidR="001036B0">
          <w:rPr>
            <w:noProof/>
            <w:webHidden/>
          </w:rPr>
          <w:fldChar w:fldCharType="end"/>
        </w:r>
      </w:hyperlink>
    </w:p>
    <w:p w14:paraId="0920C0B5" w14:textId="6EF8B791"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27" w:history="1">
        <w:r w:rsidR="001036B0" w:rsidRPr="003E2AA4">
          <w:rPr>
            <w:rStyle w:val="Hyperlink"/>
            <w:noProof/>
          </w:rPr>
          <w:t>3.3.2 Forward or Central Differences</w:t>
        </w:r>
        <w:r w:rsidR="001036B0">
          <w:rPr>
            <w:noProof/>
            <w:webHidden/>
          </w:rPr>
          <w:tab/>
        </w:r>
        <w:r w:rsidR="001036B0">
          <w:rPr>
            <w:noProof/>
            <w:webHidden/>
          </w:rPr>
          <w:fldChar w:fldCharType="begin"/>
        </w:r>
        <w:r w:rsidR="001036B0">
          <w:rPr>
            <w:noProof/>
            <w:webHidden/>
          </w:rPr>
          <w:instrText xml:space="preserve"> PAGEREF _Toc72832427 \h </w:instrText>
        </w:r>
        <w:r w:rsidR="001036B0">
          <w:rPr>
            <w:noProof/>
            <w:webHidden/>
          </w:rPr>
        </w:r>
        <w:r w:rsidR="001036B0">
          <w:rPr>
            <w:noProof/>
            <w:webHidden/>
          </w:rPr>
          <w:fldChar w:fldCharType="separate"/>
        </w:r>
        <w:r w:rsidR="001036B0">
          <w:rPr>
            <w:noProof/>
            <w:webHidden/>
          </w:rPr>
          <w:t>31</w:t>
        </w:r>
        <w:r w:rsidR="001036B0">
          <w:rPr>
            <w:noProof/>
            <w:webHidden/>
          </w:rPr>
          <w:fldChar w:fldCharType="end"/>
        </w:r>
      </w:hyperlink>
    </w:p>
    <w:p w14:paraId="488D95EE" w14:textId="15362EE2"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28" w:history="1">
        <w:r w:rsidR="001036B0" w:rsidRPr="003E2AA4">
          <w:rPr>
            <w:rStyle w:val="Hyperlink"/>
            <w:noProof/>
          </w:rPr>
          <w:t>3.3.3 Parameter Increments for Two and Three-Point Derivatives</w:t>
        </w:r>
        <w:r w:rsidR="001036B0">
          <w:rPr>
            <w:noProof/>
            <w:webHidden/>
          </w:rPr>
          <w:tab/>
        </w:r>
        <w:r w:rsidR="001036B0">
          <w:rPr>
            <w:noProof/>
            <w:webHidden/>
          </w:rPr>
          <w:fldChar w:fldCharType="begin"/>
        </w:r>
        <w:r w:rsidR="001036B0">
          <w:rPr>
            <w:noProof/>
            <w:webHidden/>
          </w:rPr>
          <w:instrText xml:space="preserve"> PAGEREF _Toc72832428 \h </w:instrText>
        </w:r>
        <w:r w:rsidR="001036B0">
          <w:rPr>
            <w:noProof/>
            <w:webHidden/>
          </w:rPr>
        </w:r>
        <w:r w:rsidR="001036B0">
          <w:rPr>
            <w:noProof/>
            <w:webHidden/>
          </w:rPr>
          <w:fldChar w:fldCharType="separate"/>
        </w:r>
        <w:r w:rsidR="001036B0">
          <w:rPr>
            <w:noProof/>
            <w:webHidden/>
          </w:rPr>
          <w:t>32</w:t>
        </w:r>
        <w:r w:rsidR="001036B0">
          <w:rPr>
            <w:noProof/>
            <w:webHidden/>
          </w:rPr>
          <w:fldChar w:fldCharType="end"/>
        </w:r>
      </w:hyperlink>
    </w:p>
    <w:p w14:paraId="7ABD96F3" w14:textId="50162F18"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29" w:history="1">
        <w:r w:rsidR="001036B0" w:rsidRPr="003E2AA4">
          <w:rPr>
            <w:rStyle w:val="Hyperlink"/>
            <w:noProof/>
          </w:rPr>
          <w:t>3.3.4 Settings for Three-Point Derivatives</w:t>
        </w:r>
        <w:r w:rsidR="001036B0">
          <w:rPr>
            <w:noProof/>
            <w:webHidden/>
          </w:rPr>
          <w:tab/>
        </w:r>
        <w:r w:rsidR="001036B0">
          <w:rPr>
            <w:noProof/>
            <w:webHidden/>
          </w:rPr>
          <w:fldChar w:fldCharType="begin"/>
        </w:r>
        <w:r w:rsidR="001036B0">
          <w:rPr>
            <w:noProof/>
            <w:webHidden/>
          </w:rPr>
          <w:instrText xml:space="preserve"> PAGEREF _Toc72832429 \h </w:instrText>
        </w:r>
        <w:r w:rsidR="001036B0">
          <w:rPr>
            <w:noProof/>
            <w:webHidden/>
          </w:rPr>
        </w:r>
        <w:r w:rsidR="001036B0">
          <w:rPr>
            <w:noProof/>
            <w:webHidden/>
          </w:rPr>
          <w:fldChar w:fldCharType="separate"/>
        </w:r>
        <w:r w:rsidR="001036B0">
          <w:rPr>
            <w:noProof/>
            <w:webHidden/>
          </w:rPr>
          <w:t>34</w:t>
        </w:r>
        <w:r w:rsidR="001036B0">
          <w:rPr>
            <w:noProof/>
            <w:webHidden/>
          </w:rPr>
          <w:fldChar w:fldCharType="end"/>
        </w:r>
      </w:hyperlink>
    </w:p>
    <w:p w14:paraId="5654D55F" w14:textId="36EA0739"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30" w:history="1">
        <w:r w:rsidR="001036B0" w:rsidRPr="003E2AA4">
          <w:rPr>
            <w:rStyle w:val="Hyperlink"/>
            <w:noProof/>
          </w:rPr>
          <w:t>3.3.5 How to Obtain Derivatives You Can Trust</w:t>
        </w:r>
        <w:r w:rsidR="001036B0">
          <w:rPr>
            <w:noProof/>
            <w:webHidden/>
          </w:rPr>
          <w:tab/>
        </w:r>
        <w:r w:rsidR="001036B0">
          <w:rPr>
            <w:noProof/>
            <w:webHidden/>
          </w:rPr>
          <w:fldChar w:fldCharType="begin"/>
        </w:r>
        <w:r w:rsidR="001036B0">
          <w:rPr>
            <w:noProof/>
            <w:webHidden/>
          </w:rPr>
          <w:instrText xml:space="preserve"> PAGEREF _Toc72832430 \h </w:instrText>
        </w:r>
        <w:r w:rsidR="001036B0">
          <w:rPr>
            <w:noProof/>
            <w:webHidden/>
          </w:rPr>
        </w:r>
        <w:r w:rsidR="001036B0">
          <w:rPr>
            <w:noProof/>
            <w:webHidden/>
          </w:rPr>
          <w:fldChar w:fldCharType="separate"/>
        </w:r>
        <w:r w:rsidR="001036B0">
          <w:rPr>
            <w:noProof/>
            <w:webHidden/>
          </w:rPr>
          <w:t>34</w:t>
        </w:r>
        <w:r w:rsidR="001036B0">
          <w:rPr>
            <w:noProof/>
            <w:webHidden/>
          </w:rPr>
          <w:fldChar w:fldCharType="end"/>
        </w:r>
      </w:hyperlink>
    </w:p>
    <w:p w14:paraId="0F8A8956" w14:textId="0320C8AF"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31" w:history="1">
        <w:r w:rsidR="001036B0" w:rsidRPr="003E2AA4">
          <w:rPr>
            <w:rStyle w:val="Hyperlink"/>
            <w:noProof/>
          </w:rPr>
          <w:t>3.3.6 Looking at Model Outputs under the Magnifying Glass</w:t>
        </w:r>
        <w:r w:rsidR="001036B0">
          <w:rPr>
            <w:noProof/>
            <w:webHidden/>
          </w:rPr>
          <w:tab/>
        </w:r>
        <w:r w:rsidR="001036B0">
          <w:rPr>
            <w:noProof/>
            <w:webHidden/>
          </w:rPr>
          <w:fldChar w:fldCharType="begin"/>
        </w:r>
        <w:r w:rsidR="001036B0">
          <w:rPr>
            <w:noProof/>
            <w:webHidden/>
          </w:rPr>
          <w:instrText xml:space="preserve"> PAGEREF _Toc72832431 \h </w:instrText>
        </w:r>
        <w:r w:rsidR="001036B0">
          <w:rPr>
            <w:noProof/>
            <w:webHidden/>
          </w:rPr>
        </w:r>
        <w:r w:rsidR="001036B0">
          <w:rPr>
            <w:noProof/>
            <w:webHidden/>
          </w:rPr>
          <w:fldChar w:fldCharType="separate"/>
        </w:r>
        <w:r w:rsidR="001036B0">
          <w:rPr>
            <w:noProof/>
            <w:webHidden/>
          </w:rPr>
          <w:t>35</w:t>
        </w:r>
        <w:r w:rsidR="001036B0">
          <w:rPr>
            <w:noProof/>
            <w:webHidden/>
          </w:rPr>
          <w:fldChar w:fldCharType="end"/>
        </w:r>
      </w:hyperlink>
    </w:p>
    <w:p w14:paraId="50C36A54" w14:textId="6553ABA6"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32" w:history="1">
        <w:r w:rsidR="001036B0" w:rsidRPr="003E2AA4">
          <w:rPr>
            <w:rStyle w:val="Hyperlink"/>
            <w:noProof/>
          </w:rPr>
          <w:t>3.4 The Jacobian Matrix File</w:t>
        </w:r>
        <w:r w:rsidR="001036B0">
          <w:rPr>
            <w:noProof/>
            <w:webHidden/>
          </w:rPr>
          <w:tab/>
        </w:r>
        <w:r w:rsidR="001036B0">
          <w:rPr>
            <w:noProof/>
            <w:webHidden/>
          </w:rPr>
          <w:fldChar w:fldCharType="begin"/>
        </w:r>
        <w:r w:rsidR="001036B0">
          <w:rPr>
            <w:noProof/>
            <w:webHidden/>
          </w:rPr>
          <w:instrText xml:space="preserve"> PAGEREF _Toc72832432 \h </w:instrText>
        </w:r>
        <w:r w:rsidR="001036B0">
          <w:rPr>
            <w:noProof/>
            <w:webHidden/>
          </w:rPr>
        </w:r>
        <w:r w:rsidR="001036B0">
          <w:rPr>
            <w:noProof/>
            <w:webHidden/>
          </w:rPr>
          <w:fldChar w:fldCharType="separate"/>
        </w:r>
        <w:r w:rsidR="001036B0">
          <w:rPr>
            <w:noProof/>
            <w:webHidden/>
          </w:rPr>
          <w:t>36</w:t>
        </w:r>
        <w:r w:rsidR="001036B0">
          <w:rPr>
            <w:noProof/>
            <w:webHidden/>
          </w:rPr>
          <w:fldChar w:fldCharType="end"/>
        </w:r>
      </w:hyperlink>
    </w:p>
    <w:p w14:paraId="73D2FA4B" w14:textId="5304DAE5"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33" w:history="1">
        <w:r w:rsidR="001036B0" w:rsidRPr="003E2AA4">
          <w:rPr>
            <w:rStyle w:val="Hyperlink"/>
            <w:noProof/>
          </w:rPr>
          <w:t>3.5 The Objective Function</w:t>
        </w:r>
        <w:r w:rsidR="001036B0">
          <w:rPr>
            <w:noProof/>
            <w:webHidden/>
          </w:rPr>
          <w:tab/>
        </w:r>
        <w:r w:rsidR="001036B0">
          <w:rPr>
            <w:noProof/>
            <w:webHidden/>
          </w:rPr>
          <w:fldChar w:fldCharType="begin"/>
        </w:r>
        <w:r w:rsidR="001036B0">
          <w:rPr>
            <w:noProof/>
            <w:webHidden/>
          </w:rPr>
          <w:instrText xml:space="preserve"> PAGEREF _Toc72832433 \h </w:instrText>
        </w:r>
        <w:r w:rsidR="001036B0">
          <w:rPr>
            <w:noProof/>
            <w:webHidden/>
          </w:rPr>
        </w:r>
        <w:r w:rsidR="001036B0">
          <w:rPr>
            <w:noProof/>
            <w:webHidden/>
          </w:rPr>
          <w:fldChar w:fldCharType="separate"/>
        </w:r>
        <w:r w:rsidR="001036B0">
          <w:rPr>
            <w:noProof/>
            <w:webHidden/>
          </w:rPr>
          <w:t>37</w:t>
        </w:r>
        <w:r w:rsidR="001036B0">
          <w:rPr>
            <w:noProof/>
            <w:webHidden/>
          </w:rPr>
          <w:fldChar w:fldCharType="end"/>
        </w:r>
      </w:hyperlink>
    </w:p>
    <w:p w14:paraId="7FD91105" w14:textId="4101A681" w:rsidR="001036B0" w:rsidRDefault="004261F9">
      <w:pPr>
        <w:pStyle w:val="TOC1"/>
        <w:tabs>
          <w:tab w:val="right" w:leader="dot" w:pos="9016"/>
        </w:tabs>
        <w:rPr>
          <w:rFonts w:asciiTheme="minorHAnsi" w:eastAsiaTheme="minorEastAsia" w:hAnsiTheme="minorHAnsi" w:cstheme="minorBidi"/>
          <w:noProof/>
          <w:szCs w:val="24"/>
          <w:lang w:eastAsia="en-US"/>
        </w:rPr>
      </w:pPr>
      <w:hyperlink w:anchor="_Toc72832434" w:history="1">
        <w:r w:rsidR="001036B0" w:rsidRPr="003E2AA4">
          <w:rPr>
            <w:rStyle w:val="Hyperlink"/>
            <w:noProof/>
          </w:rPr>
          <w:t>4. The PEST Control File</w:t>
        </w:r>
        <w:r w:rsidR="001036B0">
          <w:rPr>
            <w:noProof/>
            <w:webHidden/>
          </w:rPr>
          <w:tab/>
        </w:r>
        <w:r w:rsidR="001036B0">
          <w:rPr>
            <w:noProof/>
            <w:webHidden/>
          </w:rPr>
          <w:fldChar w:fldCharType="begin"/>
        </w:r>
        <w:r w:rsidR="001036B0">
          <w:rPr>
            <w:noProof/>
            <w:webHidden/>
          </w:rPr>
          <w:instrText xml:space="preserve"> PAGEREF _Toc72832434 \h </w:instrText>
        </w:r>
        <w:r w:rsidR="001036B0">
          <w:rPr>
            <w:noProof/>
            <w:webHidden/>
          </w:rPr>
        </w:r>
        <w:r w:rsidR="001036B0">
          <w:rPr>
            <w:noProof/>
            <w:webHidden/>
          </w:rPr>
          <w:fldChar w:fldCharType="separate"/>
        </w:r>
        <w:r w:rsidR="001036B0">
          <w:rPr>
            <w:noProof/>
            <w:webHidden/>
          </w:rPr>
          <w:t>39</w:t>
        </w:r>
        <w:r w:rsidR="001036B0">
          <w:rPr>
            <w:noProof/>
            <w:webHidden/>
          </w:rPr>
          <w:fldChar w:fldCharType="end"/>
        </w:r>
      </w:hyperlink>
    </w:p>
    <w:p w14:paraId="456EDDBC" w14:textId="00AED3E1"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35" w:history="1">
        <w:r w:rsidR="001036B0" w:rsidRPr="003E2AA4">
          <w:rPr>
            <w:rStyle w:val="Hyperlink"/>
            <w:noProof/>
          </w:rPr>
          <w:t>4.1 General</w:t>
        </w:r>
        <w:r w:rsidR="001036B0">
          <w:rPr>
            <w:noProof/>
            <w:webHidden/>
          </w:rPr>
          <w:tab/>
        </w:r>
        <w:r w:rsidR="001036B0">
          <w:rPr>
            <w:noProof/>
            <w:webHidden/>
          </w:rPr>
          <w:fldChar w:fldCharType="begin"/>
        </w:r>
        <w:r w:rsidR="001036B0">
          <w:rPr>
            <w:noProof/>
            <w:webHidden/>
          </w:rPr>
          <w:instrText xml:space="preserve"> PAGEREF _Toc72832435 \h </w:instrText>
        </w:r>
        <w:r w:rsidR="001036B0">
          <w:rPr>
            <w:noProof/>
            <w:webHidden/>
          </w:rPr>
        </w:r>
        <w:r w:rsidR="001036B0">
          <w:rPr>
            <w:noProof/>
            <w:webHidden/>
          </w:rPr>
          <w:fldChar w:fldCharType="separate"/>
        </w:r>
        <w:r w:rsidR="001036B0">
          <w:rPr>
            <w:noProof/>
            <w:webHidden/>
          </w:rPr>
          <w:t>39</w:t>
        </w:r>
        <w:r w:rsidR="001036B0">
          <w:rPr>
            <w:noProof/>
            <w:webHidden/>
          </w:rPr>
          <w:fldChar w:fldCharType="end"/>
        </w:r>
      </w:hyperlink>
    </w:p>
    <w:p w14:paraId="493D44F2" w14:textId="4048C8F9"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36" w:history="1">
        <w:r w:rsidR="001036B0" w:rsidRPr="003E2AA4">
          <w:rPr>
            <w:rStyle w:val="Hyperlink"/>
            <w:noProof/>
          </w:rPr>
          <w:t>4.2 Naming Conventions</w:t>
        </w:r>
        <w:r w:rsidR="001036B0">
          <w:rPr>
            <w:noProof/>
            <w:webHidden/>
          </w:rPr>
          <w:tab/>
        </w:r>
        <w:r w:rsidR="001036B0">
          <w:rPr>
            <w:noProof/>
            <w:webHidden/>
          </w:rPr>
          <w:fldChar w:fldCharType="begin"/>
        </w:r>
        <w:r w:rsidR="001036B0">
          <w:rPr>
            <w:noProof/>
            <w:webHidden/>
          </w:rPr>
          <w:instrText xml:space="preserve"> PAGEREF _Toc72832436 \h </w:instrText>
        </w:r>
        <w:r w:rsidR="001036B0">
          <w:rPr>
            <w:noProof/>
            <w:webHidden/>
          </w:rPr>
        </w:r>
        <w:r w:rsidR="001036B0">
          <w:rPr>
            <w:noProof/>
            <w:webHidden/>
          </w:rPr>
          <w:fldChar w:fldCharType="separate"/>
        </w:r>
        <w:r w:rsidR="001036B0">
          <w:rPr>
            <w:noProof/>
            <w:webHidden/>
          </w:rPr>
          <w:t>39</w:t>
        </w:r>
        <w:r w:rsidR="001036B0">
          <w:rPr>
            <w:noProof/>
            <w:webHidden/>
          </w:rPr>
          <w:fldChar w:fldCharType="end"/>
        </w:r>
      </w:hyperlink>
    </w:p>
    <w:p w14:paraId="4E8AD4F9" w14:textId="5BBD8F7F"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37" w:history="1">
        <w:r w:rsidR="001036B0" w:rsidRPr="003E2AA4">
          <w:rPr>
            <w:rStyle w:val="Hyperlink"/>
            <w:noProof/>
          </w:rPr>
          <w:t>4.3 Sections</w:t>
        </w:r>
        <w:r w:rsidR="001036B0">
          <w:rPr>
            <w:noProof/>
            <w:webHidden/>
          </w:rPr>
          <w:tab/>
        </w:r>
        <w:r w:rsidR="001036B0">
          <w:rPr>
            <w:noProof/>
            <w:webHidden/>
          </w:rPr>
          <w:fldChar w:fldCharType="begin"/>
        </w:r>
        <w:r w:rsidR="001036B0">
          <w:rPr>
            <w:noProof/>
            <w:webHidden/>
          </w:rPr>
          <w:instrText xml:space="preserve"> PAGEREF _Toc72832437 \h </w:instrText>
        </w:r>
        <w:r w:rsidR="001036B0">
          <w:rPr>
            <w:noProof/>
            <w:webHidden/>
          </w:rPr>
        </w:r>
        <w:r w:rsidR="001036B0">
          <w:rPr>
            <w:noProof/>
            <w:webHidden/>
          </w:rPr>
          <w:fldChar w:fldCharType="separate"/>
        </w:r>
        <w:r w:rsidR="001036B0">
          <w:rPr>
            <w:noProof/>
            <w:webHidden/>
          </w:rPr>
          <w:t>40</w:t>
        </w:r>
        <w:r w:rsidR="001036B0">
          <w:rPr>
            <w:noProof/>
            <w:webHidden/>
          </w:rPr>
          <w:fldChar w:fldCharType="end"/>
        </w:r>
      </w:hyperlink>
    </w:p>
    <w:p w14:paraId="3F194539" w14:textId="11E71E0B"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38" w:history="1">
        <w:r w:rsidR="001036B0" w:rsidRPr="003E2AA4">
          <w:rPr>
            <w:rStyle w:val="Hyperlink"/>
            <w:noProof/>
          </w:rPr>
          <w:t>4.4 Control Variables</w:t>
        </w:r>
        <w:r w:rsidR="001036B0">
          <w:rPr>
            <w:noProof/>
            <w:webHidden/>
          </w:rPr>
          <w:tab/>
        </w:r>
        <w:r w:rsidR="001036B0">
          <w:rPr>
            <w:noProof/>
            <w:webHidden/>
          </w:rPr>
          <w:fldChar w:fldCharType="begin"/>
        </w:r>
        <w:r w:rsidR="001036B0">
          <w:rPr>
            <w:noProof/>
            <w:webHidden/>
          </w:rPr>
          <w:instrText xml:space="preserve"> PAGEREF _Toc72832438 \h </w:instrText>
        </w:r>
        <w:r w:rsidR="001036B0">
          <w:rPr>
            <w:noProof/>
            <w:webHidden/>
          </w:rPr>
        </w:r>
        <w:r w:rsidR="001036B0">
          <w:rPr>
            <w:noProof/>
            <w:webHidden/>
          </w:rPr>
          <w:fldChar w:fldCharType="separate"/>
        </w:r>
        <w:r w:rsidR="001036B0">
          <w:rPr>
            <w:noProof/>
            <w:webHidden/>
          </w:rPr>
          <w:t>41</w:t>
        </w:r>
        <w:r w:rsidR="001036B0">
          <w:rPr>
            <w:noProof/>
            <w:webHidden/>
          </w:rPr>
          <w:fldChar w:fldCharType="end"/>
        </w:r>
      </w:hyperlink>
    </w:p>
    <w:p w14:paraId="478183B5" w14:textId="133ECFBC"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39" w:history="1">
        <w:r w:rsidR="001036B0" w:rsidRPr="003E2AA4">
          <w:rPr>
            <w:rStyle w:val="Hyperlink"/>
            <w:noProof/>
          </w:rPr>
          <w:t>4.5 The PESTCHEK Utility</w:t>
        </w:r>
        <w:r w:rsidR="001036B0">
          <w:rPr>
            <w:noProof/>
            <w:webHidden/>
          </w:rPr>
          <w:tab/>
        </w:r>
        <w:r w:rsidR="001036B0">
          <w:rPr>
            <w:noProof/>
            <w:webHidden/>
          </w:rPr>
          <w:fldChar w:fldCharType="begin"/>
        </w:r>
        <w:r w:rsidR="001036B0">
          <w:rPr>
            <w:noProof/>
            <w:webHidden/>
          </w:rPr>
          <w:instrText xml:space="preserve"> PAGEREF _Toc72832439 \h </w:instrText>
        </w:r>
        <w:r w:rsidR="001036B0">
          <w:rPr>
            <w:noProof/>
            <w:webHidden/>
          </w:rPr>
        </w:r>
        <w:r w:rsidR="001036B0">
          <w:rPr>
            <w:noProof/>
            <w:webHidden/>
          </w:rPr>
          <w:fldChar w:fldCharType="separate"/>
        </w:r>
        <w:r w:rsidR="001036B0">
          <w:rPr>
            <w:noProof/>
            <w:webHidden/>
          </w:rPr>
          <w:t>44</w:t>
        </w:r>
        <w:r w:rsidR="001036B0">
          <w:rPr>
            <w:noProof/>
            <w:webHidden/>
          </w:rPr>
          <w:fldChar w:fldCharType="end"/>
        </w:r>
      </w:hyperlink>
    </w:p>
    <w:p w14:paraId="4EA69517" w14:textId="29925C95"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40" w:history="1">
        <w:r w:rsidR="001036B0" w:rsidRPr="003E2AA4">
          <w:rPr>
            <w:rStyle w:val="Hyperlink"/>
            <w:noProof/>
          </w:rPr>
          <w:t>4.6 Control Data Section</w:t>
        </w:r>
        <w:r w:rsidR="001036B0">
          <w:rPr>
            <w:noProof/>
            <w:webHidden/>
          </w:rPr>
          <w:tab/>
        </w:r>
        <w:r w:rsidR="001036B0">
          <w:rPr>
            <w:noProof/>
            <w:webHidden/>
          </w:rPr>
          <w:fldChar w:fldCharType="begin"/>
        </w:r>
        <w:r w:rsidR="001036B0">
          <w:rPr>
            <w:noProof/>
            <w:webHidden/>
          </w:rPr>
          <w:instrText xml:space="preserve"> PAGEREF _Toc72832440 \h </w:instrText>
        </w:r>
        <w:r w:rsidR="001036B0">
          <w:rPr>
            <w:noProof/>
            <w:webHidden/>
          </w:rPr>
        </w:r>
        <w:r w:rsidR="001036B0">
          <w:rPr>
            <w:noProof/>
            <w:webHidden/>
          </w:rPr>
          <w:fldChar w:fldCharType="separate"/>
        </w:r>
        <w:r w:rsidR="001036B0">
          <w:rPr>
            <w:noProof/>
            <w:webHidden/>
          </w:rPr>
          <w:t>44</w:t>
        </w:r>
        <w:r w:rsidR="001036B0">
          <w:rPr>
            <w:noProof/>
            <w:webHidden/>
          </w:rPr>
          <w:fldChar w:fldCharType="end"/>
        </w:r>
      </w:hyperlink>
    </w:p>
    <w:p w14:paraId="67B26121" w14:textId="5AB4628E"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41" w:history="1">
        <w:r w:rsidR="001036B0" w:rsidRPr="003E2AA4">
          <w:rPr>
            <w:rStyle w:val="Hyperlink"/>
            <w:noProof/>
          </w:rPr>
          <w:t>4.6.1 General</w:t>
        </w:r>
        <w:r w:rsidR="001036B0">
          <w:rPr>
            <w:noProof/>
            <w:webHidden/>
          </w:rPr>
          <w:tab/>
        </w:r>
        <w:r w:rsidR="001036B0">
          <w:rPr>
            <w:noProof/>
            <w:webHidden/>
          </w:rPr>
          <w:fldChar w:fldCharType="begin"/>
        </w:r>
        <w:r w:rsidR="001036B0">
          <w:rPr>
            <w:noProof/>
            <w:webHidden/>
          </w:rPr>
          <w:instrText xml:space="preserve"> PAGEREF _Toc72832441 \h </w:instrText>
        </w:r>
        <w:r w:rsidR="001036B0">
          <w:rPr>
            <w:noProof/>
            <w:webHidden/>
          </w:rPr>
        </w:r>
        <w:r w:rsidR="001036B0">
          <w:rPr>
            <w:noProof/>
            <w:webHidden/>
          </w:rPr>
          <w:fldChar w:fldCharType="separate"/>
        </w:r>
        <w:r w:rsidR="001036B0">
          <w:rPr>
            <w:noProof/>
            <w:webHidden/>
          </w:rPr>
          <w:t>44</w:t>
        </w:r>
        <w:r w:rsidR="001036B0">
          <w:rPr>
            <w:noProof/>
            <w:webHidden/>
          </w:rPr>
          <w:fldChar w:fldCharType="end"/>
        </w:r>
      </w:hyperlink>
    </w:p>
    <w:p w14:paraId="41451DA8" w14:textId="1E9D73F8"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42" w:history="1">
        <w:r w:rsidR="001036B0" w:rsidRPr="003E2AA4">
          <w:rPr>
            <w:rStyle w:val="Hyperlink"/>
            <w:noProof/>
          </w:rPr>
          <w:t>4.6.2 First Line</w:t>
        </w:r>
        <w:r w:rsidR="001036B0">
          <w:rPr>
            <w:noProof/>
            <w:webHidden/>
          </w:rPr>
          <w:tab/>
        </w:r>
        <w:r w:rsidR="001036B0">
          <w:rPr>
            <w:noProof/>
            <w:webHidden/>
          </w:rPr>
          <w:fldChar w:fldCharType="begin"/>
        </w:r>
        <w:r w:rsidR="001036B0">
          <w:rPr>
            <w:noProof/>
            <w:webHidden/>
          </w:rPr>
          <w:instrText xml:space="preserve"> PAGEREF _Toc72832442 \h </w:instrText>
        </w:r>
        <w:r w:rsidR="001036B0">
          <w:rPr>
            <w:noProof/>
            <w:webHidden/>
          </w:rPr>
        </w:r>
        <w:r w:rsidR="001036B0">
          <w:rPr>
            <w:noProof/>
            <w:webHidden/>
          </w:rPr>
          <w:fldChar w:fldCharType="separate"/>
        </w:r>
        <w:r w:rsidR="001036B0">
          <w:rPr>
            <w:noProof/>
            <w:webHidden/>
          </w:rPr>
          <w:t>45</w:t>
        </w:r>
        <w:r w:rsidR="001036B0">
          <w:rPr>
            <w:noProof/>
            <w:webHidden/>
          </w:rPr>
          <w:fldChar w:fldCharType="end"/>
        </w:r>
      </w:hyperlink>
    </w:p>
    <w:p w14:paraId="138F9ABD" w14:textId="15ABA6B9"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43" w:history="1">
        <w:r w:rsidR="001036B0" w:rsidRPr="003E2AA4">
          <w:rPr>
            <w:rStyle w:val="Hyperlink"/>
            <w:noProof/>
          </w:rPr>
          <w:t>4.6.3 Second Line</w:t>
        </w:r>
        <w:r w:rsidR="001036B0">
          <w:rPr>
            <w:noProof/>
            <w:webHidden/>
          </w:rPr>
          <w:tab/>
        </w:r>
        <w:r w:rsidR="001036B0">
          <w:rPr>
            <w:noProof/>
            <w:webHidden/>
          </w:rPr>
          <w:fldChar w:fldCharType="begin"/>
        </w:r>
        <w:r w:rsidR="001036B0">
          <w:rPr>
            <w:noProof/>
            <w:webHidden/>
          </w:rPr>
          <w:instrText xml:space="preserve"> PAGEREF _Toc72832443 \h </w:instrText>
        </w:r>
        <w:r w:rsidR="001036B0">
          <w:rPr>
            <w:noProof/>
            <w:webHidden/>
          </w:rPr>
        </w:r>
        <w:r w:rsidR="001036B0">
          <w:rPr>
            <w:noProof/>
            <w:webHidden/>
          </w:rPr>
          <w:fldChar w:fldCharType="separate"/>
        </w:r>
        <w:r w:rsidR="001036B0">
          <w:rPr>
            <w:noProof/>
            <w:webHidden/>
          </w:rPr>
          <w:t>45</w:t>
        </w:r>
        <w:r w:rsidR="001036B0">
          <w:rPr>
            <w:noProof/>
            <w:webHidden/>
          </w:rPr>
          <w:fldChar w:fldCharType="end"/>
        </w:r>
      </w:hyperlink>
    </w:p>
    <w:p w14:paraId="072FFCEF" w14:textId="7767C03E"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44" w:history="1">
        <w:r w:rsidR="001036B0" w:rsidRPr="003E2AA4">
          <w:rPr>
            <w:rStyle w:val="Hyperlink"/>
            <w:noProof/>
          </w:rPr>
          <w:t>4.6.4 Third Line</w:t>
        </w:r>
        <w:r w:rsidR="001036B0">
          <w:rPr>
            <w:noProof/>
            <w:webHidden/>
          </w:rPr>
          <w:tab/>
        </w:r>
        <w:r w:rsidR="001036B0">
          <w:rPr>
            <w:noProof/>
            <w:webHidden/>
          </w:rPr>
          <w:fldChar w:fldCharType="begin"/>
        </w:r>
        <w:r w:rsidR="001036B0">
          <w:rPr>
            <w:noProof/>
            <w:webHidden/>
          </w:rPr>
          <w:instrText xml:space="preserve"> PAGEREF _Toc72832444 \h </w:instrText>
        </w:r>
        <w:r w:rsidR="001036B0">
          <w:rPr>
            <w:noProof/>
            <w:webHidden/>
          </w:rPr>
        </w:r>
        <w:r w:rsidR="001036B0">
          <w:rPr>
            <w:noProof/>
            <w:webHidden/>
          </w:rPr>
          <w:fldChar w:fldCharType="separate"/>
        </w:r>
        <w:r w:rsidR="001036B0">
          <w:rPr>
            <w:noProof/>
            <w:webHidden/>
          </w:rPr>
          <w:t>45</w:t>
        </w:r>
        <w:r w:rsidR="001036B0">
          <w:rPr>
            <w:noProof/>
            <w:webHidden/>
          </w:rPr>
          <w:fldChar w:fldCharType="end"/>
        </w:r>
      </w:hyperlink>
    </w:p>
    <w:p w14:paraId="5707201C" w14:textId="553BB572"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45" w:history="1">
        <w:r w:rsidR="001036B0" w:rsidRPr="003E2AA4">
          <w:rPr>
            <w:rStyle w:val="Hyperlink"/>
            <w:noProof/>
          </w:rPr>
          <w:t>4.6.5 Fourth Line</w:t>
        </w:r>
        <w:r w:rsidR="001036B0">
          <w:rPr>
            <w:noProof/>
            <w:webHidden/>
          </w:rPr>
          <w:tab/>
        </w:r>
        <w:r w:rsidR="001036B0">
          <w:rPr>
            <w:noProof/>
            <w:webHidden/>
          </w:rPr>
          <w:fldChar w:fldCharType="begin"/>
        </w:r>
        <w:r w:rsidR="001036B0">
          <w:rPr>
            <w:noProof/>
            <w:webHidden/>
          </w:rPr>
          <w:instrText xml:space="preserve"> PAGEREF _Toc72832445 \h </w:instrText>
        </w:r>
        <w:r w:rsidR="001036B0">
          <w:rPr>
            <w:noProof/>
            <w:webHidden/>
          </w:rPr>
        </w:r>
        <w:r w:rsidR="001036B0">
          <w:rPr>
            <w:noProof/>
            <w:webHidden/>
          </w:rPr>
          <w:fldChar w:fldCharType="separate"/>
        </w:r>
        <w:r w:rsidR="001036B0">
          <w:rPr>
            <w:noProof/>
            <w:webHidden/>
          </w:rPr>
          <w:t>45</w:t>
        </w:r>
        <w:r w:rsidR="001036B0">
          <w:rPr>
            <w:noProof/>
            <w:webHidden/>
          </w:rPr>
          <w:fldChar w:fldCharType="end"/>
        </w:r>
      </w:hyperlink>
    </w:p>
    <w:p w14:paraId="4767B05B" w14:textId="718837DC"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46" w:history="1">
        <w:r w:rsidR="001036B0" w:rsidRPr="003E2AA4">
          <w:rPr>
            <w:rStyle w:val="Hyperlink"/>
            <w:noProof/>
          </w:rPr>
          <w:t>4.6.6 Fifth Line</w:t>
        </w:r>
        <w:r w:rsidR="001036B0">
          <w:rPr>
            <w:noProof/>
            <w:webHidden/>
          </w:rPr>
          <w:tab/>
        </w:r>
        <w:r w:rsidR="001036B0">
          <w:rPr>
            <w:noProof/>
            <w:webHidden/>
          </w:rPr>
          <w:fldChar w:fldCharType="begin"/>
        </w:r>
        <w:r w:rsidR="001036B0">
          <w:rPr>
            <w:noProof/>
            <w:webHidden/>
          </w:rPr>
          <w:instrText xml:space="preserve"> PAGEREF _Toc72832446 \h </w:instrText>
        </w:r>
        <w:r w:rsidR="001036B0">
          <w:rPr>
            <w:noProof/>
            <w:webHidden/>
          </w:rPr>
        </w:r>
        <w:r w:rsidR="001036B0">
          <w:rPr>
            <w:noProof/>
            <w:webHidden/>
          </w:rPr>
          <w:fldChar w:fldCharType="separate"/>
        </w:r>
        <w:r w:rsidR="001036B0">
          <w:rPr>
            <w:noProof/>
            <w:webHidden/>
          </w:rPr>
          <w:t>46</w:t>
        </w:r>
        <w:r w:rsidR="001036B0">
          <w:rPr>
            <w:noProof/>
            <w:webHidden/>
          </w:rPr>
          <w:fldChar w:fldCharType="end"/>
        </w:r>
      </w:hyperlink>
    </w:p>
    <w:p w14:paraId="6FE57942" w14:textId="333F232E"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47" w:history="1">
        <w:r w:rsidR="001036B0" w:rsidRPr="003E2AA4">
          <w:rPr>
            <w:rStyle w:val="Hyperlink"/>
            <w:noProof/>
          </w:rPr>
          <w:t>4.6.7 Sixth Line</w:t>
        </w:r>
        <w:r w:rsidR="001036B0">
          <w:rPr>
            <w:noProof/>
            <w:webHidden/>
          </w:rPr>
          <w:tab/>
        </w:r>
        <w:r w:rsidR="001036B0">
          <w:rPr>
            <w:noProof/>
            <w:webHidden/>
          </w:rPr>
          <w:fldChar w:fldCharType="begin"/>
        </w:r>
        <w:r w:rsidR="001036B0">
          <w:rPr>
            <w:noProof/>
            <w:webHidden/>
          </w:rPr>
          <w:instrText xml:space="preserve"> PAGEREF _Toc72832447 \h </w:instrText>
        </w:r>
        <w:r w:rsidR="001036B0">
          <w:rPr>
            <w:noProof/>
            <w:webHidden/>
          </w:rPr>
        </w:r>
        <w:r w:rsidR="001036B0">
          <w:rPr>
            <w:noProof/>
            <w:webHidden/>
          </w:rPr>
          <w:fldChar w:fldCharType="separate"/>
        </w:r>
        <w:r w:rsidR="001036B0">
          <w:rPr>
            <w:noProof/>
            <w:webHidden/>
          </w:rPr>
          <w:t>46</w:t>
        </w:r>
        <w:r w:rsidR="001036B0">
          <w:rPr>
            <w:noProof/>
            <w:webHidden/>
          </w:rPr>
          <w:fldChar w:fldCharType="end"/>
        </w:r>
      </w:hyperlink>
    </w:p>
    <w:p w14:paraId="5169CFE3" w14:textId="1C244261"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48" w:history="1">
        <w:r w:rsidR="001036B0" w:rsidRPr="003E2AA4">
          <w:rPr>
            <w:rStyle w:val="Hyperlink"/>
            <w:noProof/>
          </w:rPr>
          <w:t>4.6.8 Seventh Line</w:t>
        </w:r>
        <w:r w:rsidR="001036B0">
          <w:rPr>
            <w:noProof/>
            <w:webHidden/>
          </w:rPr>
          <w:tab/>
        </w:r>
        <w:r w:rsidR="001036B0">
          <w:rPr>
            <w:noProof/>
            <w:webHidden/>
          </w:rPr>
          <w:fldChar w:fldCharType="begin"/>
        </w:r>
        <w:r w:rsidR="001036B0">
          <w:rPr>
            <w:noProof/>
            <w:webHidden/>
          </w:rPr>
          <w:instrText xml:space="preserve"> PAGEREF _Toc72832448 \h </w:instrText>
        </w:r>
        <w:r w:rsidR="001036B0">
          <w:rPr>
            <w:noProof/>
            <w:webHidden/>
          </w:rPr>
        </w:r>
        <w:r w:rsidR="001036B0">
          <w:rPr>
            <w:noProof/>
            <w:webHidden/>
          </w:rPr>
          <w:fldChar w:fldCharType="separate"/>
        </w:r>
        <w:r w:rsidR="001036B0">
          <w:rPr>
            <w:noProof/>
            <w:webHidden/>
          </w:rPr>
          <w:t>46</w:t>
        </w:r>
        <w:r w:rsidR="001036B0">
          <w:rPr>
            <w:noProof/>
            <w:webHidden/>
          </w:rPr>
          <w:fldChar w:fldCharType="end"/>
        </w:r>
      </w:hyperlink>
    </w:p>
    <w:p w14:paraId="63591B7E" w14:textId="3E1697DA"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49" w:history="1">
        <w:r w:rsidR="001036B0" w:rsidRPr="003E2AA4">
          <w:rPr>
            <w:rStyle w:val="Hyperlink"/>
            <w:noProof/>
          </w:rPr>
          <w:t>4.6.9 Eighth Line</w:t>
        </w:r>
        <w:r w:rsidR="001036B0">
          <w:rPr>
            <w:noProof/>
            <w:webHidden/>
          </w:rPr>
          <w:tab/>
        </w:r>
        <w:r w:rsidR="001036B0">
          <w:rPr>
            <w:noProof/>
            <w:webHidden/>
          </w:rPr>
          <w:fldChar w:fldCharType="begin"/>
        </w:r>
        <w:r w:rsidR="001036B0">
          <w:rPr>
            <w:noProof/>
            <w:webHidden/>
          </w:rPr>
          <w:instrText xml:space="preserve"> PAGEREF _Toc72832449 \h </w:instrText>
        </w:r>
        <w:r w:rsidR="001036B0">
          <w:rPr>
            <w:noProof/>
            <w:webHidden/>
          </w:rPr>
        </w:r>
        <w:r w:rsidR="001036B0">
          <w:rPr>
            <w:noProof/>
            <w:webHidden/>
          </w:rPr>
          <w:fldChar w:fldCharType="separate"/>
        </w:r>
        <w:r w:rsidR="001036B0">
          <w:rPr>
            <w:noProof/>
            <w:webHidden/>
          </w:rPr>
          <w:t>47</w:t>
        </w:r>
        <w:r w:rsidR="001036B0">
          <w:rPr>
            <w:noProof/>
            <w:webHidden/>
          </w:rPr>
          <w:fldChar w:fldCharType="end"/>
        </w:r>
      </w:hyperlink>
    </w:p>
    <w:p w14:paraId="6C809D6B" w14:textId="42AFD6EB"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50" w:history="1">
        <w:r w:rsidR="001036B0" w:rsidRPr="003E2AA4">
          <w:rPr>
            <w:rStyle w:val="Hyperlink"/>
            <w:noProof/>
          </w:rPr>
          <w:t>4.6.10 Ninth Line</w:t>
        </w:r>
        <w:r w:rsidR="001036B0">
          <w:rPr>
            <w:noProof/>
            <w:webHidden/>
          </w:rPr>
          <w:tab/>
        </w:r>
        <w:r w:rsidR="001036B0">
          <w:rPr>
            <w:noProof/>
            <w:webHidden/>
          </w:rPr>
          <w:fldChar w:fldCharType="begin"/>
        </w:r>
        <w:r w:rsidR="001036B0">
          <w:rPr>
            <w:noProof/>
            <w:webHidden/>
          </w:rPr>
          <w:instrText xml:space="preserve"> PAGEREF _Toc72832450 \h </w:instrText>
        </w:r>
        <w:r w:rsidR="001036B0">
          <w:rPr>
            <w:noProof/>
            <w:webHidden/>
          </w:rPr>
        </w:r>
        <w:r w:rsidR="001036B0">
          <w:rPr>
            <w:noProof/>
            <w:webHidden/>
          </w:rPr>
          <w:fldChar w:fldCharType="separate"/>
        </w:r>
        <w:r w:rsidR="001036B0">
          <w:rPr>
            <w:noProof/>
            <w:webHidden/>
          </w:rPr>
          <w:t>47</w:t>
        </w:r>
        <w:r w:rsidR="001036B0">
          <w:rPr>
            <w:noProof/>
            <w:webHidden/>
          </w:rPr>
          <w:fldChar w:fldCharType="end"/>
        </w:r>
      </w:hyperlink>
    </w:p>
    <w:p w14:paraId="1D23FA40" w14:textId="4BE0B173"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51" w:history="1">
        <w:r w:rsidR="001036B0" w:rsidRPr="003E2AA4">
          <w:rPr>
            <w:rStyle w:val="Hyperlink"/>
            <w:noProof/>
          </w:rPr>
          <w:t>4.7 Singular Value Decomposition Section</w:t>
        </w:r>
        <w:r w:rsidR="001036B0">
          <w:rPr>
            <w:noProof/>
            <w:webHidden/>
          </w:rPr>
          <w:tab/>
        </w:r>
        <w:r w:rsidR="001036B0">
          <w:rPr>
            <w:noProof/>
            <w:webHidden/>
          </w:rPr>
          <w:fldChar w:fldCharType="begin"/>
        </w:r>
        <w:r w:rsidR="001036B0">
          <w:rPr>
            <w:noProof/>
            <w:webHidden/>
          </w:rPr>
          <w:instrText xml:space="preserve"> PAGEREF _Toc72832451 \h </w:instrText>
        </w:r>
        <w:r w:rsidR="001036B0">
          <w:rPr>
            <w:noProof/>
            <w:webHidden/>
          </w:rPr>
        </w:r>
        <w:r w:rsidR="001036B0">
          <w:rPr>
            <w:noProof/>
            <w:webHidden/>
          </w:rPr>
          <w:fldChar w:fldCharType="separate"/>
        </w:r>
        <w:r w:rsidR="001036B0">
          <w:rPr>
            <w:noProof/>
            <w:webHidden/>
          </w:rPr>
          <w:t>47</w:t>
        </w:r>
        <w:r w:rsidR="001036B0">
          <w:rPr>
            <w:noProof/>
            <w:webHidden/>
          </w:rPr>
          <w:fldChar w:fldCharType="end"/>
        </w:r>
      </w:hyperlink>
    </w:p>
    <w:p w14:paraId="08441DC7" w14:textId="18943759"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52" w:history="1">
        <w:r w:rsidR="001036B0" w:rsidRPr="003E2AA4">
          <w:rPr>
            <w:rStyle w:val="Hyperlink"/>
            <w:noProof/>
          </w:rPr>
          <w:t>4.8 Parameter Groups Section</w:t>
        </w:r>
        <w:r w:rsidR="001036B0">
          <w:rPr>
            <w:noProof/>
            <w:webHidden/>
          </w:rPr>
          <w:tab/>
        </w:r>
        <w:r w:rsidR="001036B0">
          <w:rPr>
            <w:noProof/>
            <w:webHidden/>
          </w:rPr>
          <w:fldChar w:fldCharType="begin"/>
        </w:r>
        <w:r w:rsidR="001036B0">
          <w:rPr>
            <w:noProof/>
            <w:webHidden/>
          </w:rPr>
          <w:instrText xml:space="preserve"> PAGEREF _Toc72832452 \h </w:instrText>
        </w:r>
        <w:r w:rsidR="001036B0">
          <w:rPr>
            <w:noProof/>
            <w:webHidden/>
          </w:rPr>
        </w:r>
        <w:r w:rsidR="001036B0">
          <w:rPr>
            <w:noProof/>
            <w:webHidden/>
          </w:rPr>
          <w:fldChar w:fldCharType="separate"/>
        </w:r>
        <w:r w:rsidR="001036B0">
          <w:rPr>
            <w:noProof/>
            <w:webHidden/>
          </w:rPr>
          <w:t>48</w:t>
        </w:r>
        <w:r w:rsidR="001036B0">
          <w:rPr>
            <w:noProof/>
            <w:webHidden/>
          </w:rPr>
          <w:fldChar w:fldCharType="end"/>
        </w:r>
      </w:hyperlink>
    </w:p>
    <w:p w14:paraId="38371B6F" w14:textId="4B49EFDD"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53" w:history="1">
        <w:r w:rsidR="001036B0" w:rsidRPr="003E2AA4">
          <w:rPr>
            <w:rStyle w:val="Hyperlink"/>
            <w:noProof/>
          </w:rPr>
          <w:t>4.8.1 General</w:t>
        </w:r>
        <w:r w:rsidR="001036B0">
          <w:rPr>
            <w:noProof/>
            <w:webHidden/>
          </w:rPr>
          <w:tab/>
        </w:r>
        <w:r w:rsidR="001036B0">
          <w:rPr>
            <w:noProof/>
            <w:webHidden/>
          </w:rPr>
          <w:fldChar w:fldCharType="begin"/>
        </w:r>
        <w:r w:rsidR="001036B0">
          <w:rPr>
            <w:noProof/>
            <w:webHidden/>
          </w:rPr>
          <w:instrText xml:space="preserve"> PAGEREF _Toc72832453 \h </w:instrText>
        </w:r>
        <w:r w:rsidR="001036B0">
          <w:rPr>
            <w:noProof/>
            <w:webHidden/>
          </w:rPr>
        </w:r>
        <w:r w:rsidR="001036B0">
          <w:rPr>
            <w:noProof/>
            <w:webHidden/>
          </w:rPr>
          <w:fldChar w:fldCharType="separate"/>
        </w:r>
        <w:r w:rsidR="001036B0">
          <w:rPr>
            <w:noProof/>
            <w:webHidden/>
          </w:rPr>
          <w:t>48</w:t>
        </w:r>
        <w:r w:rsidR="001036B0">
          <w:rPr>
            <w:noProof/>
            <w:webHidden/>
          </w:rPr>
          <w:fldChar w:fldCharType="end"/>
        </w:r>
      </w:hyperlink>
    </w:p>
    <w:p w14:paraId="35243762" w14:textId="7234E819"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54" w:history="1">
        <w:r w:rsidR="001036B0" w:rsidRPr="003E2AA4">
          <w:rPr>
            <w:rStyle w:val="Hyperlink"/>
            <w:noProof/>
          </w:rPr>
          <w:t>4.8.2 Parameter Group Variables</w:t>
        </w:r>
        <w:r w:rsidR="001036B0">
          <w:rPr>
            <w:noProof/>
            <w:webHidden/>
          </w:rPr>
          <w:tab/>
        </w:r>
        <w:r w:rsidR="001036B0">
          <w:rPr>
            <w:noProof/>
            <w:webHidden/>
          </w:rPr>
          <w:fldChar w:fldCharType="begin"/>
        </w:r>
        <w:r w:rsidR="001036B0">
          <w:rPr>
            <w:noProof/>
            <w:webHidden/>
          </w:rPr>
          <w:instrText xml:space="preserve"> PAGEREF _Toc72832454 \h </w:instrText>
        </w:r>
        <w:r w:rsidR="001036B0">
          <w:rPr>
            <w:noProof/>
            <w:webHidden/>
          </w:rPr>
        </w:r>
        <w:r w:rsidR="001036B0">
          <w:rPr>
            <w:noProof/>
            <w:webHidden/>
          </w:rPr>
          <w:fldChar w:fldCharType="separate"/>
        </w:r>
        <w:r w:rsidR="001036B0">
          <w:rPr>
            <w:noProof/>
            <w:webHidden/>
          </w:rPr>
          <w:t>49</w:t>
        </w:r>
        <w:r w:rsidR="001036B0">
          <w:rPr>
            <w:noProof/>
            <w:webHidden/>
          </w:rPr>
          <w:fldChar w:fldCharType="end"/>
        </w:r>
      </w:hyperlink>
    </w:p>
    <w:p w14:paraId="496D7E12" w14:textId="1552002A"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55" w:history="1">
        <w:r w:rsidR="001036B0" w:rsidRPr="003E2AA4">
          <w:rPr>
            <w:rStyle w:val="Hyperlink"/>
            <w:noProof/>
          </w:rPr>
          <w:t>4.9 Parameter Data Section</w:t>
        </w:r>
        <w:r w:rsidR="001036B0">
          <w:rPr>
            <w:noProof/>
            <w:webHidden/>
          </w:rPr>
          <w:tab/>
        </w:r>
        <w:r w:rsidR="001036B0">
          <w:rPr>
            <w:noProof/>
            <w:webHidden/>
          </w:rPr>
          <w:fldChar w:fldCharType="begin"/>
        </w:r>
        <w:r w:rsidR="001036B0">
          <w:rPr>
            <w:noProof/>
            <w:webHidden/>
          </w:rPr>
          <w:instrText xml:space="preserve"> PAGEREF _Toc72832455 \h </w:instrText>
        </w:r>
        <w:r w:rsidR="001036B0">
          <w:rPr>
            <w:noProof/>
            <w:webHidden/>
          </w:rPr>
        </w:r>
        <w:r w:rsidR="001036B0">
          <w:rPr>
            <w:noProof/>
            <w:webHidden/>
          </w:rPr>
          <w:fldChar w:fldCharType="separate"/>
        </w:r>
        <w:r w:rsidR="001036B0">
          <w:rPr>
            <w:noProof/>
            <w:webHidden/>
          </w:rPr>
          <w:t>51</w:t>
        </w:r>
        <w:r w:rsidR="001036B0">
          <w:rPr>
            <w:noProof/>
            <w:webHidden/>
          </w:rPr>
          <w:fldChar w:fldCharType="end"/>
        </w:r>
      </w:hyperlink>
    </w:p>
    <w:p w14:paraId="088A5FB8" w14:textId="48147941"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56" w:history="1">
        <w:r w:rsidR="001036B0" w:rsidRPr="003E2AA4">
          <w:rPr>
            <w:rStyle w:val="Hyperlink"/>
            <w:noProof/>
          </w:rPr>
          <w:t>4.9.1 General</w:t>
        </w:r>
        <w:r w:rsidR="001036B0">
          <w:rPr>
            <w:noProof/>
            <w:webHidden/>
          </w:rPr>
          <w:tab/>
        </w:r>
        <w:r w:rsidR="001036B0">
          <w:rPr>
            <w:noProof/>
            <w:webHidden/>
          </w:rPr>
          <w:fldChar w:fldCharType="begin"/>
        </w:r>
        <w:r w:rsidR="001036B0">
          <w:rPr>
            <w:noProof/>
            <w:webHidden/>
          </w:rPr>
          <w:instrText xml:space="preserve"> PAGEREF _Toc72832456 \h </w:instrText>
        </w:r>
        <w:r w:rsidR="001036B0">
          <w:rPr>
            <w:noProof/>
            <w:webHidden/>
          </w:rPr>
        </w:r>
        <w:r w:rsidR="001036B0">
          <w:rPr>
            <w:noProof/>
            <w:webHidden/>
          </w:rPr>
          <w:fldChar w:fldCharType="separate"/>
        </w:r>
        <w:r w:rsidR="001036B0">
          <w:rPr>
            <w:noProof/>
            <w:webHidden/>
          </w:rPr>
          <w:t>51</w:t>
        </w:r>
        <w:r w:rsidR="001036B0">
          <w:rPr>
            <w:noProof/>
            <w:webHidden/>
          </w:rPr>
          <w:fldChar w:fldCharType="end"/>
        </w:r>
      </w:hyperlink>
    </w:p>
    <w:p w14:paraId="3F86CDE4" w14:textId="02AAA9A4"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57" w:history="1">
        <w:r w:rsidR="001036B0" w:rsidRPr="003E2AA4">
          <w:rPr>
            <w:rStyle w:val="Hyperlink"/>
            <w:noProof/>
          </w:rPr>
          <w:t>4.9.2 First Part</w:t>
        </w:r>
        <w:r w:rsidR="001036B0">
          <w:rPr>
            <w:noProof/>
            <w:webHidden/>
          </w:rPr>
          <w:tab/>
        </w:r>
        <w:r w:rsidR="001036B0">
          <w:rPr>
            <w:noProof/>
            <w:webHidden/>
          </w:rPr>
          <w:fldChar w:fldCharType="begin"/>
        </w:r>
        <w:r w:rsidR="001036B0">
          <w:rPr>
            <w:noProof/>
            <w:webHidden/>
          </w:rPr>
          <w:instrText xml:space="preserve"> PAGEREF _Toc72832457 \h </w:instrText>
        </w:r>
        <w:r w:rsidR="001036B0">
          <w:rPr>
            <w:noProof/>
            <w:webHidden/>
          </w:rPr>
        </w:r>
        <w:r w:rsidR="001036B0">
          <w:rPr>
            <w:noProof/>
            <w:webHidden/>
          </w:rPr>
          <w:fldChar w:fldCharType="separate"/>
        </w:r>
        <w:r w:rsidR="001036B0">
          <w:rPr>
            <w:noProof/>
            <w:webHidden/>
          </w:rPr>
          <w:t>52</w:t>
        </w:r>
        <w:r w:rsidR="001036B0">
          <w:rPr>
            <w:noProof/>
            <w:webHidden/>
          </w:rPr>
          <w:fldChar w:fldCharType="end"/>
        </w:r>
      </w:hyperlink>
    </w:p>
    <w:p w14:paraId="31957893" w14:textId="7E87EAD0"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58" w:history="1">
        <w:r w:rsidR="001036B0" w:rsidRPr="003E2AA4">
          <w:rPr>
            <w:rStyle w:val="Hyperlink"/>
            <w:noProof/>
          </w:rPr>
          <w:t>4.9.3 Second Part</w:t>
        </w:r>
        <w:r w:rsidR="001036B0">
          <w:rPr>
            <w:noProof/>
            <w:webHidden/>
          </w:rPr>
          <w:tab/>
        </w:r>
        <w:r w:rsidR="001036B0">
          <w:rPr>
            <w:noProof/>
            <w:webHidden/>
          </w:rPr>
          <w:fldChar w:fldCharType="begin"/>
        </w:r>
        <w:r w:rsidR="001036B0">
          <w:rPr>
            <w:noProof/>
            <w:webHidden/>
          </w:rPr>
          <w:instrText xml:space="preserve"> PAGEREF _Toc72832458 \h </w:instrText>
        </w:r>
        <w:r w:rsidR="001036B0">
          <w:rPr>
            <w:noProof/>
            <w:webHidden/>
          </w:rPr>
        </w:r>
        <w:r w:rsidR="001036B0">
          <w:rPr>
            <w:noProof/>
            <w:webHidden/>
          </w:rPr>
          <w:fldChar w:fldCharType="separate"/>
        </w:r>
        <w:r w:rsidR="001036B0">
          <w:rPr>
            <w:noProof/>
            <w:webHidden/>
          </w:rPr>
          <w:t>55</w:t>
        </w:r>
        <w:r w:rsidR="001036B0">
          <w:rPr>
            <w:noProof/>
            <w:webHidden/>
          </w:rPr>
          <w:fldChar w:fldCharType="end"/>
        </w:r>
      </w:hyperlink>
    </w:p>
    <w:p w14:paraId="4E3F6396" w14:textId="7CCB928C"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59" w:history="1">
        <w:r w:rsidR="001036B0" w:rsidRPr="003E2AA4">
          <w:rPr>
            <w:rStyle w:val="Hyperlink"/>
            <w:noProof/>
          </w:rPr>
          <w:t>4.10 Observation Groups Section</w:t>
        </w:r>
        <w:r w:rsidR="001036B0">
          <w:rPr>
            <w:noProof/>
            <w:webHidden/>
          </w:rPr>
          <w:tab/>
        </w:r>
        <w:r w:rsidR="001036B0">
          <w:rPr>
            <w:noProof/>
            <w:webHidden/>
          </w:rPr>
          <w:fldChar w:fldCharType="begin"/>
        </w:r>
        <w:r w:rsidR="001036B0">
          <w:rPr>
            <w:noProof/>
            <w:webHidden/>
          </w:rPr>
          <w:instrText xml:space="preserve"> PAGEREF _Toc72832459 \h </w:instrText>
        </w:r>
        <w:r w:rsidR="001036B0">
          <w:rPr>
            <w:noProof/>
            <w:webHidden/>
          </w:rPr>
        </w:r>
        <w:r w:rsidR="001036B0">
          <w:rPr>
            <w:noProof/>
            <w:webHidden/>
          </w:rPr>
          <w:fldChar w:fldCharType="separate"/>
        </w:r>
        <w:r w:rsidR="001036B0">
          <w:rPr>
            <w:noProof/>
            <w:webHidden/>
          </w:rPr>
          <w:t>55</w:t>
        </w:r>
        <w:r w:rsidR="001036B0">
          <w:rPr>
            <w:noProof/>
            <w:webHidden/>
          </w:rPr>
          <w:fldChar w:fldCharType="end"/>
        </w:r>
      </w:hyperlink>
    </w:p>
    <w:p w14:paraId="70DC5691" w14:textId="64AB8309"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60" w:history="1">
        <w:r w:rsidR="001036B0" w:rsidRPr="003E2AA4">
          <w:rPr>
            <w:rStyle w:val="Hyperlink"/>
            <w:noProof/>
          </w:rPr>
          <w:t>4.11 Observation Data Section</w:t>
        </w:r>
        <w:r w:rsidR="001036B0">
          <w:rPr>
            <w:noProof/>
            <w:webHidden/>
          </w:rPr>
          <w:tab/>
        </w:r>
        <w:r w:rsidR="001036B0">
          <w:rPr>
            <w:noProof/>
            <w:webHidden/>
          </w:rPr>
          <w:fldChar w:fldCharType="begin"/>
        </w:r>
        <w:r w:rsidR="001036B0">
          <w:rPr>
            <w:noProof/>
            <w:webHidden/>
          </w:rPr>
          <w:instrText xml:space="preserve"> PAGEREF _Toc72832460 \h </w:instrText>
        </w:r>
        <w:r w:rsidR="001036B0">
          <w:rPr>
            <w:noProof/>
            <w:webHidden/>
          </w:rPr>
        </w:r>
        <w:r w:rsidR="001036B0">
          <w:rPr>
            <w:noProof/>
            <w:webHidden/>
          </w:rPr>
          <w:fldChar w:fldCharType="separate"/>
        </w:r>
        <w:r w:rsidR="001036B0">
          <w:rPr>
            <w:noProof/>
            <w:webHidden/>
          </w:rPr>
          <w:t>56</w:t>
        </w:r>
        <w:r w:rsidR="001036B0">
          <w:rPr>
            <w:noProof/>
            <w:webHidden/>
          </w:rPr>
          <w:fldChar w:fldCharType="end"/>
        </w:r>
      </w:hyperlink>
    </w:p>
    <w:p w14:paraId="4FF1FA27" w14:textId="7908A981"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61" w:history="1">
        <w:r w:rsidR="001036B0" w:rsidRPr="003E2AA4">
          <w:rPr>
            <w:rStyle w:val="Hyperlink"/>
            <w:noProof/>
          </w:rPr>
          <w:t>4.12 Model Command Line Section</w:t>
        </w:r>
        <w:r w:rsidR="001036B0">
          <w:rPr>
            <w:noProof/>
            <w:webHidden/>
          </w:rPr>
          <w:tab/>
        </w:r>
        <w:r w:rsidR="001036B0">
          <w:rPr>
            <w:noProof/>
            <w:webHidden/>
          </w:rPr>
          <w:fldChar w:fldCharType="begin"/>
        </w:r>
        <w:r w:rsidR="001036B0">
          <w:rPr>
            <w:noProof/>
            <w:webHidden/>
          </w:rPr>
          <w:instrText xml:space="preserve"> PAGEREF _Toc72832461 \h </w:instrText>
        </w:r>
        <w:r w:rsidR="001036B0">
          <w:rPr>
            <w:noProof/>
            <w:webHidden/>
          </w:rPr>
        </w:r>
        <w:r w:rsidR="001036B0">
          <w:rPr>
            <w:noProof/>
            <w:webHidden/>
          </w:rPr>
          <w:fldChar w:fldCharType="separate"/>
        </w:r>
        <w:r w:rsidR="001036B0">
          <w:rPr>
            <w:noProof/>
            <w:webHidden/>
          </w:rPr>
          <w:t>57</w:t>
        </w:r>
        <w:r w:rsidR="001036B0">
          <w:rPr>
            <w:noProof/>
            <w:webHidden/>
          </w:rPr>
          <w:fldChar w:fldCharType="end"/>
        </w:r>
      </w:hyperlink>
    </w:p>
    <w:p w14:paraId="11167F37" w14:textId="466C4CD6"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62" w:history="1">
        <w:r w:rsidR="001036B0" w:rsidRPr="003E2AA4">
          <w:rPr>
            <w:rStyle w:val="Hyperlink"/>
            <w:noProof/>
          </w:rPr>
          <w:t>4.13 Model Input Section</w:t>
        </w:r>
        <w:r w:rsidR="001036B0">
          <w:rPr>
            <w:noProof/>
            <w:webHidden/>
          </w:rPr>
          <w:tab/>
        </w:r>
        <w:r w:rsidR="001036B0">
          <w:rPr>
            <w:noProof/>
            <w:webHidden/>
          </w:rPr>
          <w:fldChar w:fldCharType="begin"/>
        </w:r>
        <w:r w:rsidR="001036B0">
          <w:rPr>
            <w:noProof/>
            <w:webHidden/>
          </w:rPr>
          <w:instrText xml:space="preserve"> PAGEREF _Toc72832462 \h </w:instrText>
        </w:r>
        <w:r w:rsidR="001036B0">
          <w:rPr>
            <w:noProof/>
            <w:webHidden/>
          </w:rPr>
        </w:r>
        <w:r w:rsidR="001036B0">
          <w:rPr>
            <w:noProof/>
            <w:webHidden/>
          </w:rPr>
          <w:fldChar w:fldCharType="separate"/>
        </w:r>
        <w:r w:rsidR="001036B0">
          <w:rPr>
            <w:noProof/>
            <w:webHidden/>
          </w:rPr>
          <w:t>58</w:t>
        </w:r>
        <w:r w:rsidR="001036B0">
          <w:rPr>
            <w:noProof/>
            <w:webHidden/>
          </w:rPr>
          <w:fldChar w:fldCharType="end"/>
        </w:r>
      </w:hyperlink>
    </w:p>
    <w:p w14:paraId="271B1AAD" w14:textId="031D991B"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63" w:history="1">
        <w:r w:rsidR="001036B0" w:rsidRPr="003E2AA4">
          <w:rPr>
            <w:rStyle w:val="Hyperlink"/>
            <w:noProof/>
          </w:rPr>
          <w:t>4.14 Model Output Section</w:t>
        </w:r>
        <w:r w:rsidR="001036B0">
          <w:rPr>
            <w:noProof/>
            <w:webHidden/>
          </w:rPr>
          <w:tab/>
        </w:r>
        <w:r w:rsidR="001036B0">
          <w:rPr>
            <w:noProof/>
            <w:webHidden/>
          </w:rPr>
          <w:fldChar w:fldCharType="begin"/>
        </w:r>
        <w:r w:rsidR="001036B0">
          <w:rPr>
            <w:noProof/>
            <w:webHidden/>
          </w:rPr>
          <w:instrText xml:space="preserve"> PAGEREF _Toc72832463 \h </w:instrText>
        </w:r>
        <w:r w:rsidR="001036B0">
          <w:rPr>
            <w:noProof/>
            <w:webHidden/>
          </w:rPr>
        </w:r>
        <w:r w:rsidR="001036B0">
          <w:rPr>
            <w:noProof/>
            <w:webHidden/>
          </w:rPr>
          <w:fldChar w:fldCharType="separate"/>
        </w:r>
        <w:r w:rsidR="001036B0">
          <w:rPr>
            <w:noProof/>
            <w:webHidden/>
          </w:rPr>
          <w:t>58</w:t>
        </w:r>
        <w:r w:rsidR="001036B0">
          <w:rPr>
            <w:noProof/>
            <w:webHidden/>
          </w:rPr>
          <w:fldChar w:fldCharType="end"/>
        </w:r>
      </w:hyperlink>
    </w:p>
    <w:p w14:paraId="55DB3371" w14:textId="426CEFE1"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64" w:history="1">
        <w:r w:rsidR="001036B0" w:rsidRPr="003E2AA4">
          <w:rPr>
            <w:rStyle w:val="Hyperlink"/>
            <w:noProof/>
          </w:rPr>
          <w:t>4.15 Prior Information Section</w:t>
        </w:r>
        <w:r w:rsidR="001036B0">
          <w:rPr>
            <w:noProof/>
            <w:webHidden/>
          </w:rPr>
          <w:tab/>
        </w:r>
        <w:r w:rsidR="001036B0">
          <w:rPr>
            <w:noProof/>
            <w:webHidden/>
          </w:rPr>
          <w:fldChar w:fldCharType="begin"/>
        </w:r>
        <w:r w:rsidR="001036B0">
          <w:rPr>
            <w:noProof/>
            <w:webHidden/>
          </w:rPr>
          <w:instrText xml:space="preserve"> PAGEREF _Toc72832464 \h </w:instrText>
        </w:r>
        <w:r w:rsidR="001036B0">
          <w:rPr>
            <w:noProof/>
            <w:webHidden/>
          </w:rPr>
        </w:r>
        <w:r w:rsidR="001036B0">
          <w:rPr>
            <w:noProof/>
            <w:webHidden/>
          </w:rPr>
          <w:fldChar w:fldCharType="separate"/>
        </w:r>
        <w:r w:rsidR="001036B0">
          <w:rPr>
            <w:noProof/>
            <w:webHidden/>
          </w:rPr>
          <w:t>58</w:t>
        </w:r>
        <w:r w:rsidR="001036B0">
          <w:rPr>
            <w:noProof/>
            <w:webHidden/>
          </w:rPr>
          <w:fldChar w:fldCharType="end"/>
        </w:r>
      </w:hyperlink>
    </w:p>
    <w:p w14:paraId="555152A9" w14:textId="12C14D46"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65" w:history="1">
        <w:r w:rsidR="001036B0" w:rsidRPr="003E2AA4">
          <w:rPr>
            <w:rStyle w:val="Hyperlink"/>
            <w:noProof/>
          </w:rPr>
          <w:t>4.16 Regularization Section</w:t>
        </w:r>
        <w:r w:rsidR="001036B0">
          <w:rPr>
            <w:noProof/>
            <w:webHidden/>
          </w:rPr>
          <w:tab/>
        </w:r>
        <w:r w:rsidR="001036B0">
          <w:rPr>
            <w:noProof/>
            <w:webHidden/>
          </w:rPr>
          <w:fldChar w:fldCharType="begin"/>
        </w:r>
        <w:r w:rsidR="001036B0">
          <w:rPr>
            <w:noProof/>
            <w:webHidden/>
          </w:rPr>
          <w:instrText xml:space="preserve"> PAGEREF _Toc72832465 \h </w:instrText>
        </w:r>
        <w:r w:rsidR="001036B0">
          <w:rPr>
            <w:noProof/>
            <w:webHidden/>
          </w:rPr>
        </w:r>
        <w:r w:rsidR="001036B0">
          <w:rPr>
            <w:noProof/>
            <w:webHidden/>
          </w:rPr>
          <w:fldChar w:fldCharType="separate"/>
        </w:r>
        <w:r w:rsidR="001036B0">
          <w:rPr>
            <w:noProof/>
            <w:webHidden/>
          </w:rPr>
          <w:t>61</w:t>
        </w:r>
        <w:r w:rsidR="001036B0">
          <w:rPr>
            <w:noProof/>
            <w:webHidden/>
          </w:rPr>
          <w:fldChar w:fldCharType="end"/>
        </w:r>
      </w:hyperlink>
    </w:p>
    <w:p w14:paraId="2BDD0AB7" w14:textId="41592EDD"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66" w:history="1">
        <w:r w:rsidR="001036B0" w:rsidRPr="003E2AA4">
          <w:rPr>
            <w:rStyle w:val="Hyperlink"/>
            <w:noProof/>
          </w:rPr>
          <w:t>4.17 Control Variables for PEST++ Programs</w:t>
        </w:r>
        <w:r w:rsidR="001036B0">
          <w:rPr>
            <w:noProof/>
            <w:webHidden/>
          </w:rPr>
          <w:tab/>
        </w:r>
        <w:r w:rsidR="001036B0">
          <w:rPr>
            <w:noProof/>
            <w:webHidden/>
          </w:rPr>
          <w:fldChar w:fldCharType="begin"/>
        </w:r>
        <w:r w:rsidR="001036B0">
          <w:rPr>
            <w:noProof/>
            <w:webHidden/>
          </w:rPr>
          <w:instrText xml:space="preserve"> PAGEREF _Toc72832466 \h </w:instrText>
        </w:r>
        <w:r w:rsidR="001036B0">
          <w:rPr>
            <w:noProof/>
            <w:webHidden/>
          </w:rPr>
        </w:r>
        <w:r w:rsidR="001036B0">
          <w:rPr>
            <w:noProof/>
            <w:webHidden/>
          </w:rPr>
          <w:fldChar w:fldCharType="separate"/>
        </w:r>
        <w:r w:rsidR="001036B0">
          <w:rPr>
            <w:noProof/>
            <w:webHidden/>
          </w:rPr>
          <w:t>63</w:t>
        </w:r>
        <w:r w:rsidR="001036B0">
          <w:rPr>
            <w:noProof/>
            <w:webHidden/>
          </w:rPr>
          <w:fldChar w:fldCharType="end"/>
        </w:r>
      </w:hyperlink>
    </w:p>
    <w:p w14:paraId="59F0E8D8" w14:textId="542BDC30"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67" w:history="1">
        <w:r w:rsidR="001036B0" w:rsidRPr="003E2AA4">
          <w:rPr>
            <w:rStyle w:val="Hyperlink"/>
            <w:noProof/>
          </w:rPr>
          <w:t>4.18 Keyword and External File Control File Format</w:t>
        </w:r>
        <w:r w:rsidR="001036B0">
          <w:rPr>
            <w:noProof/>
            <w:webHidden/>
          </w:rPr>
          <w:tab/>
        </w:r>
        <w:r w:rsidR="001036B0">
          <w:rPr>
            <w:noProof/>
            <w:webHidden/>
          </w:rPr>
          <w:fldChar w:fldCharType="begin"/>
        </w:r>
        <w:r w:rsidR="001036B0">
          <w:rPr>
            <w:noProof/>
            <w:webHidden/>
          </w:rPr>
          <w:instrText xml:space="preserve"> PAGEREF _Toc72832467 \h </w:instrText>
        </w:r>
        <w:r w:rsidR="001036B0">
          <w:rPr>
            <w:noProof/>
            <w:webHidden/>
          </w:rPr>
        </w:r>
        <w:r w:rsidR="001036B0">
          <w:rPr>
            <w:noProof/>
            <w:webHidden/>
          </w:rPr>
          <w:fldChar w:fldCharType="separate"/>
        </w:r>
        <w:r w:rsidR="001036B0">
          <w:rPr>
            <w:noProof/>
            <w:webHidden/>
          </w:rPr>
          <w:t>67</w:t>
        </w:r>
        <w:r w:rsidR="001036B0">
          <w:rPr>
            <w:noProof/>
            <w:webHidden/>
          </w:rPr>
          <w:fldChar w:fldCharType="end"/>
        </w:r>
      </w:hyperlink>
    </w:p>
    <w:p w14:paraId="0A21828F" w14:textId="56CEC9E0"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68" w:history="1">
        <w:r w:rsidR="001036B0" w:rsidRPr="003E2AA4">
          <w:rPr>
            <w:rStyle w:val="Hyperlink"/>
            <w:noProof/>
          </w:rPr>
          <w:t>4.18.1 Keyword and Consolidated Algorithmic Variables</w:t>
        </w:r>
        <w:r w:rsidR="001036B0">
          <w:rPr>
            <w:noProof/>
            <w:webHidden/>
          </w:rPr>
          <w:tab/>
        </w:r>
        <w:r w:rsidR="001036B0">
          <w:rPr>
            <w:noProof/>
            <w:webHidden/>
          </w:rPr>
          <w:fldChar w:fldCharType="begin"/>
        </w:r>
        <w:r w:rsidR="001036B0">
          <w:rPr>
            <w:noProof/>
            <w:webHidden/>
          </w:rPr>
          <w:instrText xml:space="preserve"> PAGEREF _Toc72832468 \h </w:instrText>
        </w:r>
        <w:r w:rsidR="001036B0">
          <w:rPr>
            <w:noProof/>
            <w:webHidden/>
          </w:rPr>
        </w:r>
        <w:r w:rsidR="001036B0">
          <w:rPr>
            <w:noProof/>
            <w:webHidden/>
          </w:rPr>
          <w:fldChar w:fldCharType="separate"/>
        </w:r>
        <w:r w:rsidR="001036B0">
          <w:rPr>
            <w:noProof/>
            <w:webHidden/>
          </w:rPr>
          <w:t>67</w:t>
        </w:r>
        <w:r w:rsidR="001036B0">
          <w:rPr>
            <w:noProof/>
            <w:webHidden/>
          </w:rPr>
          <w:fldChar w:fldCharType="end"/>
        </w:r>
      </w:hyperlink>
    </w:p>
    <w:p w14:paraId="429A647E" w14:textId="228C7A09"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69" w:history="1">
        <w:r w:rsidR="001036B0" w:rsidRPr="003E2AA4">
          <w:rPr>
            <w:rStyle w:val="Hyperlink"/>
            <w:noProof/>
          </w:rPr>
          <w:t>4.18.2 External file support</w:t>
        </w:r>
        <w:r w:rsidR="001036B0">
          <w:rPr>
            <w:noProof/>
            <w:webHidden/>
          </w:rPr>
          <w:tab/>
        </w:r>
        <w:r w:rsidR="001036B0">
          <w:rPr>
            <w:noProof/>
            <w:webHidden/>
          </w:rPr>
          <w:fldChar w:fldCharType="begin"/>
        </w:r>
        <w:r w:rsidR="001036B0">
          <w:rPr>
            <w:noProof/>
            <w:webHidden/>
          </w:rPr>
          <w:instrText xml:space="preserve"> PAGEREF _Toc72832469 \h </w:instrText>
        </w:r>
        <w:r w:rsidR="001036B0">
          <w:rPr>
            <w:noProof/>
            <w:webHidden/>
          </w:rPr>
        </w:r>
        <w:r w:rsidR="001036B0">
          <w:rPr>
            <w:noProof/>
            <w:webHidden/>
          </w:rPr>
          <w:fldChar w:fldCharType="separate"/>
        </w:r>
        <w:r w:rsidR="001036B0">
          <w:rPr>
            <w:noProof/>
            <w:webHidden/>
          </w:rPr>
          <w:t>67</w:t>
        </w:r>
        <w:r w:rsidR="001036B0">
          <w:rPr>
            <w:noProof/>
            <w:webHidden/>
          </w:rPr>
          <w:fldChar w:fldCharType="end"/>
        </w:r>
      </w:hyperlink>
    </w:p>
    <w:p w14:paraId="380E069F" w14:textId="704ABD99" w:rsidR="001036B0" w:rsidRDefault="004261F9">
      <w:pPr>
        <w:pStyle w:val="TOC1"/>
        <w:tabs>
          <w:tab w:val="right" w:leader="dot" w:pos="9016"/>
        </w:tabs>
        <w:rPr>
          <w:rFonts w:asciiTheme="minorHAnsi" w:eastAsiaTheme="minorEastAsia" w:hAnsiTheme="minorHAnsi" w:cstheme="minorBidi"/>
          <w:noProof/>
          <w:szCs w:val="24"/>
          <w:lang w:eastAsia="en-US"/>
        </w:rPr>
      </w:pPr>
      <w:hyperlink w:anchor="_Toc72832470" w:history="1">
        <w:r w:rsidR="001036B0" w:rsidRPr="003E2AA4">
          <w:rPr>
            <w:rStyle w:val="Hyperlink"/>
            <w:noProof/>
          </w:rPr>
          <w:t>5. Running PEST++ Programs</w:t>
        </w:r>
        <w:r w:rsidR="001036B0">
          <w:rPr>
            <w:noProof/>
            <w:webHidden/>
          </w:rPr>
          <w:tab/>
        </w:r>
        <w:r w:rsidR="001036B0">
          <w:rPr>
            <w:noProof/>
            <w:webHidden/>
          </w:rPr>
          <w:fldChar w:fldCharType="begin"/>
        </w:r>
        <w:r w:rsidR="001036B0">
          <w:rPr>
            <w:noProof/>
            <w:webHidden/>
          </w:rPr>
          <w:instrText xml:space="preserve"> PAGEREF _Toc72832470 \h </w:instrText>
        </w:r>
        <w:r w:rsidR="001036B0">
          <w:rPr>
            <w:noProof/>
            <w:webHidden/>
          </w:rPr>
        </w:r>
        <w:r w:rsidR="001036B0">
          <w:rPr>
            <w:noProof/>
            <w:webHidden/>
          </w:rPr>
          <w:fldChar w:fldCharType="separate"/>
        </w:r>
        <w:r w:rsidR="001036B0">
          <w:rPr>
            <w:noProof/>
            <w:webHidden/>
          </w:rPr>
          <w:t>71</w:t>
        </w:r>
        <w:r w:rsidR="001036B0">
          <w:rPr>
            <w:noProof/>
            <w:webHidden/>
          </w:rPr>
          <w:fldChar w:fldCharType="end"/>
        </w:r>
      </w:hyperlink>
    </w:p>
    <w:p w14:paraId="0D20DB3B" w14:textId="1F19D8D7"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71" w:history="1">
        <w:r w:rsidR="001036B0" w:rsidRPr="003E2AA4">
          <w:rPr>
            <w:rStyle w:val="Hyperlink"/>
            <w:noProof/>
          </w:rPr>
          <w:t>5.1 General</w:t>
        </w:r>
        <w:r w:rsidR="001036B0">
          <w:rPr>
            <w:noProof/>
            <w:webHidden/>
          </w:rPr>
          <w:tab/>
        </w:r>
        <w:r w:rsidR="001036B0">
          <w:rPr>
            <w:noProof/>
            <w:webHidden/>
          </w:rPr>
          <w:fldChar w:fldCharType="begin"/>
        </w:r>
        <w:r w:rsidR="001036B0">
          <w:rPr>
            <w:noProof/>
            <w:webHidden/>
          </w:rPr>
          <w:instrText xml:space="preserve"> PAGEREF _Toc72832471 \h </w:instrText>
        </w:r>
        <w:r w:rsidR="001036B0">
          <w:rPr>
            <w:noProof/>
            <w:webHidden/>
          </w:rPr>
        </w:r>
        <w:r w:rsidR="001036B0">
          <w:rPr>
            <w:noProof/>
            <w:webHidden/>
          </w:rPr>
          <w:fldChar w:fldCharType="separate"/>
        </w:r>
        <w:r w:rsidR="001036B0">
          <w:rPr>
            <w:noProof/>
            <w:webHidden/>
          </w:rPr>
          <w:t>71</w:t>
        </w:r>
        <w:r w:rsidR="001036B0">
          <w:rPr>
            <w:noProof/>
            <w:webHidden/>
          </w:rPr>
          <w:fldChar w:fldCharType="end"/>
        </w:r>
      </w:hyperlink>
    </w:p>
    <w:p w14:paraId="40871544" w14:textId="7FF2418F"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72" w:history="1">
        <w:r w:rsidR="001036B0" w:rsidRPr="003E2AA4">
          <w:rPr>
            <w:rStyle w:val="Hyperlink"/>
            <w:noProof/>
          </w:rPr>
          <w:t>5.2 Model Runs in Serial</w:t>
        </w:r>
        <w:r w:rsidR="001036B0">
          <w:rPr>
            <w:noProof/>
            <w:webHidden/>
          </w:rPr>
          <w:tab/>
        </w:r>
        <w:r w:rsidR="001036B0">
          <w:rPr>
            <w:noProof/>
            <w:webHidden/>
          </w:rPr>
          <w:fldChar w:fldCharType="begin"/>
        </w:r>
        <w:r w:rsidR="001036B0">
          <w:rPr>
            <w:noProof/>
            <w:webHidden/>
          </w:rPr>
          <w:instrText xml:space="preserve"> PAGEREF _Toc72832472 \h </w:instrText>
        </w:r>
        <w:r w:rsidR="001036B0">
          <w:rPr>
            <w:noProof/>
            <w:webHidden/>
          </w:rPr>
        </w:r>
        <w:r w:rsidR="001036B0">
          <w:rPr>
            <w:noProof/>
            <w:webHidden/>
          </w:rPr>
          <w:fldChar w:fldCharType="separate"/>
        </w:r>
        <w:r w:rsidR="001036B0">
          <w:rPr>
            <w:noProof/>
            <w:webHidden/>
          </w:rPr>
          <w:t>71</w:t>
        </w:r>
        <w:r w:rsidR="001036B0">
          <w:rPr>
            <w:noProof/>
            <w:webHidden/>
          </w:rPr>
          <w:fldChar w:fldCharType="end"/>
        </w:r>
      </w:hyperlink>
    </w:p>
    <w:p w14:paraId="19479956" w14:textId="6C98CC73"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73" w:history="1">
        <w:r w:rsidR="001036B0" w:rsidRPr="003E2AA4">
          <w:rPr>
            <w:rStyle w:val="Hyperlink"/>
            <w:noProof/>
          </w:rPr>
          <w:t>5.2.1 Concepts</w:t>
        </w:r>
        <w:r w:rsidR="001036B0">
          <w:rPr>
            <w:noProof/>
            <w:webHidden/>
          </w:rPr>
          <w:tab/>
        </w:r>
        <w:r w:rsidR="001036B0">
          <w:rPr>
            <w:noProof/>
            <w:webHidden/>
          </w:rPr>
          <w:fldChar w:fldCharType="begin"/>
        </w:r>
        <w:r w:rsidR="001036B0">
          <w:rPr>
            <w:noProof/>
            <w:webHidden/>
          </w:rPr>
          <w:instrText xml:space="preserve"> PAGEREF _Toc72832473 \h </w:instrText>
        </w:r>
        <w:r w:rsidR="001036B0">
          <w:rPr>
            <w:noProof/>
            <w:webHidden/>
          </w:rPr>
        </w:r>
        <w:r w:rsidR="001036B0">
          <w:rPr>
            <w:noProof/>
            <w:webHidden/>
          </w:rPr>
          <w:fldChar w:fldCharType="separate"/>
        </w:r>
        <w:r w:rsidR="001036B0">
          <w:rPr>
            <w:noProof/>
            <w:webHidden/>
          </w:rPr>
          <w:t>71</w:t>
        </w:r>
        <w:r w:rsidR="001036B0">
          <w:rPr>
            <w:noProof/>
            <w:webHidden/>
          </w:rPr>
          <w:fldChar w:fldCharType="end"/>
        </w:r>
      </w:hyperlink>
    </w:p>
    <w:p w14:paraId="6AD24498" w14:textId="42317B8A"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74" w:history="1">
        <w:r w:rsidR="001036B0" w:rsidRPr="003E2AA4">
          <w:rPr>
            <w:rStyle w:val="Hyperlink"/>
            <w:noProof/>
          </w:rPr>
          <w:t>5.2.2 Running PESTPP-XXX</w:t>
        </w:r>
        <w:r w:rsidR="001036B0">
          <w:rPr>
            <w:noProof/>
            <w:webHidden/>
          </w:rPr>
          <w:tab/>
        </w:r>
        <w:r w:rsidR="001036B0">
          <w:rPr>
            <w:noProof/>
            <w:webHidden/>
          </w:rPr>
          <w:fldChar w:fldCharType="begin"/>
        </w:r>
        <w:r w:rsidR="001036B0">
          <w:rPr>
            <w:noProof/>
            <w:webHidden/>
          </w:rPr>
          <w:instrText xml:space="preserve"> PAGEREF _Toc72832474 \h </w:instrText>
        </w:r>
        <w:r w:rsidR="001036B0">
          <w:rPr>
            <w:noProof/>
            <w:webHidden/>
          </w:rPr>
        </w:r>
        <w:r w:rsidR="001036B0">
          <w:rPr>
            <w:noProof/>
            <w:webHidden/>
          </w:rPr>
          <w:fldChar w:fldCharType="separate"/>
        </w:r>
        <w:r w:rsidR="001036B0">
          <w:rPr>
            <w:noProof/>
            <w:webHidden/>
          </w:rPr>
          <w:t>71</w:t>
        </w:r>
        <w:r w:rsidR="001036B0">
          <w:rPr>
            <w:noProof/>
            <w:webHidden/>
          </w:rPr>
          <w:fldChar w:fldCharType="end"/>
        </w:r>
      </w:hyperlink>
    </w:p>
    <w:p w14:paraId="1F9E5895" w14:textId="2CB932C4"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75" w:history="1">
        <w:r w:rsidR="001036B0" w:rsidRPr="003E2AA4">
          <w:rPr>
            <w:rStyle w:val="Hyperlink"/>
            <w:noProof/>
          </w:rPr>
          <w:t>5.3 Model Runs in Parallel</w:t>
        </w:r>
        <w:r w:rsidR="001036B0">
          <w:rPr>
            <w:noProof/>
            <w:webHidden/>
          </w:rPr>
          <w:tab/>
        </w:r>
        <w:r w:rsidR="001036B0">
          <w:rPr>
            <w:noProof/>
            <w:webHidden/>
          </w:rPr>
          <w:fldChar w:fldCharType="begin"/>
        </w:r>
        <w:r w:rsidR="001036B0">
          <w:rPr>
            <w:noProof/>
            <w:webHidden/>
          </w:rPr>
          <w:instrText xml:space="preserve"> PAGEREF _Toc72832475 \h </w:instrText>
        </w:r>
        <w:r w:rsidR="001036B0">
          <w:rPr>
            <w:noProof/>
            <w:webHidden/>
          </w:rPr>
        </w:r>
        <w:r w:rsidR="001036B0">
          <w:rPr>
            <w:noProof/>
            <w:webHidden/>
          </w:rPr>
          <w:fldChar w:fldCharType="separate"/>
        </w:r>
        <w:r w:rsidR="001036B0">
          <w:rPr>
            <w:noProof/>
            <w:webHidden/>
          </w:rPr>
          <w:t>72</w:t>
        </w:r>
        <w:r w:rsidR="001036B0">
          <w:rPr>
            <w:noProof/>
            <w:webHidden/>
          </w:rPr>
          <w:fldChar w:fldCharType="end"/>
        </w:r>
      </w:hyperlink>
    </w:p>
    <w:p w14:paraId="18B90C32" w14:textId="55D85E2E"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76" w:history="1">
        <w:r w:rsidR="001036B0" w:rsidRPr="003E2AA4">
          <w:rPr>
            <w:rStyle w:val="Hyperlink"/>
            <w:noProof/>
          </w:rPr>
          <w:t>5.3.1 Concepts</w:t>
        </w:r>
        <w:r w:rsidR="001036B0">
          <w:rPr>
            <w:noProof/>
            <w:webHidden/>
          </w:rPr>
          <w:tab/>
        </w:r>
        <w:r w:rsidR="001036B0">
          <w:rPr>
            <w:noProof/>
            <w:webHidden/>
          </w:rPr>
          <w:fldChar w:fldCharType="begin"/>
        </w:r>
        <w:r w:rsidR="001036B0">
          <w:rPr>
            <w:noProof/>
            <w:webHidden/>
          </w:rPr>
          <w:instrText xml:space="preserve"> PAGEREF _Toc72832476 \h </w:instrText>
        </w:r>
        <w:r w:rsidR="001036B0">
          <w:rPr>
            <w:noProof/>
            <w:webHidden/>
          </w:rPr>
        </w:r>
        <w:r w:rsidR="001036B0">
          <w:rPr>
            <w:noProof/>
            <w:webHidden/>
          </w:rPr>
          <w:fldChar w:fldCharType="separate"/>
        </w:r>
        <w:r w:rsidR="001036B0">
          <w:rPr>
            <w:noProof/>
            <w:webHidden/>
          </w:rPr>
          <w:t>72</w:t>
        </w:r>
        <w:r w:rsidR="001036B0">
          <w:rPr>
            <w:noProof/>
            <w:webHidden/>
          </w:rPr>
          <w:fldChar w:fldCharType="end"/>
        </w:r>
      </w:hyperlink>
    </w:p>
    <w:p w14:paraId="0E159942" w14:textId="49E4B4C2"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77" w:history="1">
        <w:r w:rsidR="001036B0" w:rsidRPr="003E2AA4">
          <w:rPr>
            <w:rStyle w:val="Hyperlink"/>
            <w:noProof/>
          </w:rPr>
          <w:t>5.3.2 Manager to Worker Communication</w:t>
        </w:r>
        <w:r w:rsidR="001036B0">
          <w:rPr>
            <w:noProof/>
            <w:webHidden/>
          </w:rPr>
          <w:tab/>
        </w:r>
        <w:r w:rsidR="001036B0">
          <w:rPr>
            <w:noProof/>
            <w:webHidden/>
          </w:rPr>
          <w:fldChar w:fldCharType="begin"/>
        </w:r>
        <w:r w:rsidR="001036B0">
          <w:rPr>
            <w:noProof/>
            <w:webHidden/>
          </w:rPr>
          <w:instrText xml:space="preserve"> PAGEREF _Toc72832477 \h </w:instrText>
        </w:r>
        <w:r w:rsidR="001036B0">
          <w:rPr>
            <w:noProof/>
            <w:webHidden/>
          </w:rPr>
        </w:r>
        <w:r w:rsidR="001036B0">
          <w:rPr>
            <w:noProof/>
            <w:webHidden/>
          </w:rPr>
          <w:fldChar w:fldCharType="separate"/>
        </w:r>
        <w:r w:rsidR="001036B0">
          <w:rPr>
            <w:noProof/>
            <w:webHidden/>
          </w:rPr>
          <w:t>73</w:t>
        </w:r>
        <w:r w:rsidR="001036B0">
          <w:rPr>
            <w:noProof/>
            <w:webHidden/>
          </w:rPr>
          <w:fldChar w:fldCharType="end"/>
        </w:r>
      </w:hyperlink>
    </w:p>
    <w:p w14:paraId="6DA52A34" w14:textId="371CC45C"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78" w:history="1">
        <w:r w:rsidR="001036B0" w:rsidRPr="003E2AA4">
          <w:rPr>
            <w:rStyle w:val="Hyperlink"/>
            <w:noProof/>
          </w:rPr>
          <w:t>5.3.3 Running PESTPP-XXX as Manager and Worker</w:t>
        </w:r>
        <w:r w:rsidR="001036B0">
          <w:rPr>
            <w:noProof/>
            <w:webHidden/>
          </w:rPr>
          <w:tab/>
        </w:r>
        <w:r w:rsidR="001036B0">
          <w:rPr>
            <w:noProof/>
            <w:webHidden/>
          </w:rPr>
          <w:fldChar w:fldCharType="begin"/>
        </w:r>
        <w:r w:rsidR="001036B0">
          <w:rPr>
            <w:noProof/>
            <w:webHidden/>
          </w:rPr>
          <w:instrText xml:space="preserve"> PAGEREF _Toc72832478 \h </w:instrText>
        </w:r>
        <w:r w:rsidR="001036B0">
          <w:rPr>
            <w:noProof/>
            <w:webHidden/>
          </w:rPr>
        </w:r>
        <w:r w:rsidR="001036B0">
          <w:rPr>
            <w:noProof/>
            <w:webHidden/>
          </w:rPr>
          <w:fldChar w:fldCharType="separate"/>
        </w:r>
        <w:r w:rsidR="001036B0">
          <w:rPr>
            <w:noProof/>
            <w:webHidden/>
          </w:rPr>
          <w:t>73</w:t>
        </w:r>
        <w:r w:rsidR="001036B0">
          <w:rPr>
            <w:noProof/>
            <w:webHidden/>
          </w:rPr>
          <w:fldChar w:fldCharType="end"/>
        </w:r>
      </w:hyperlink>
    </w:p>
    <w:p w14:paraId="7450F3B0" w14:textId="711E4274"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79" w:history="1">
        <w:r w:rsidR="001036B0" w:rsidRPr="003E2AA4">
          <w:rPr>
            <w:rStyle w:val="Hyperlink"/>
            <w:noProof/>
          </w:rPr>
          <w:t>5.3.4 Run Management Record File</w:t>
        </w:r>
        <w:r w:rsidR="001036B0">
          <w:rPr>
            <w:noProof/>
            <w:webHidden/>
          </w:rPr>
          <w:tab/>
        </w:r>
        <w:r w:rsidR="001036B0">
          <w:rPr>
            <w:noProof/>
            <w:webHidden/>
          </w:rPr>
          <w:fldChar w:fldCharType="begin"/>
        </w:r>
        <w:r w:rsidR="001036B0">
          <w:rPr>
            <w:noProof/>
            <w:webHidden/>
          </w:rPr>
          <w:instrText xml:space="preserve"> PAGEREF _Toc72832479 \h </w:instrText>
        </w:r>
        <w:r w:rsidR="001036B0">
          <w:rPr>
            <w:noProof/>
            <w:webHidden/>
          </w:rPr>
        </w:r>
        <w:r w:rsidR="001036B0">
          <w:rPr>
            <w:noProof/>
            <w:webHidden/>
          </w:rPr>
          <w:fldChar w:fldCharType="separate"/>
        </w:r>
        <w:r w:rsidR="001036B0">
          <w:rPr>
            <w:noProof/>
            <w:webHidden/>
          </w:rPr>
          <w:t>74</w:t>
        </w:r>
        <w:r w:rsidR="001036B0">
          <w:rPr>
            <w:noProof/>
            <w:webHidden/>
          </w:rPr>
          <w:fldChar w:fldCharType="end"/>
        </w:r>
      </w:hyperlink>
    </w:p>
    <w:p w14:paraId="60A1AF3B" w14:textId="72C751E5"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80" w:history="1">
        <w:r w:rsidR="001036B0" w:rsidRPr="003E2AA4">
          <w:rPr>
            <w:rStyle w:val="Hyperlink"/>
            <w:noProof/>
          </w:rPr>
          <w:t>5.3.5 Run Management Control Variables</w:t>
        </w:r>
        <w:r w:rsidR="001036B0">
          <w:rPr>
            <w:noProof/>
            <w:webHidden/>
          </w:rPr>
          <w:tab/>
        </w:r>
        <w:r w:rsidR="001036B0">
          <w:rPr>
            <w:noProof/>
            <w:webHidden/>
          </w:rPr>
          <w:fldChar w:fldCharType="begin"/>
        </w:r>
        <w:r w:rsidR="001036B0">
          <w:rPr>
            <w:noProof/>
            <w:webHidden/>
          </w:rPr>
          <w:instrText xml:space="preserve"> PAGEREF _Toc72832480 \h </w:instrText>
        </w:r>
        <w:r w:rsidR="001036B0">
          <w:rPr>
            <w:noProof/>
            <w:webHidden/>
          </w:rPr>
        </w:r>
        <w:r w:rsidR="001036B0">
          <w:rPr>
            <w:noProof/>
            <w:webHidden/>
          </w:rPr>
          <w:fldChar w:fldCharType="separate"/>
        </w:r>
        <w:r w:rsidR="001036B0">
          <w:rPr>
            <w:noProof/>
            <w:webHidden/>
          </w:rPr>
          <w:t>74</w:t>
        </w:r>
        <w:r w:rsidR="001036B0">
          <w:rPr>
            <w:noProof/>
            <w:webHidden/>
          </w:rPr>
          <w:fldChar w:fldCharType="end"/>
        </w:r>
      </w:hyperlink>
    </w:p>
    <w:p w14:paraId="35CC53DC" w14:textId="6B0F3B25"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81" w:history="1">
        <w:r w:rsidR="001036B0" w:rsidRPr="003E2AA4">
          <w:rPr>
            <w:rStyle w:val="Hyperlink"/>
            <w:noProof/>
          </w:rPr>
          <w:t>5.4 Run Book-Keeping Files</w:t>
        </w:r>
        <w:r w:rsidR="001036B0">
          <w:rPr>
            <w:noProof/>
            <w:webHidden/>
          </w:rPr>
          <w:tab/>
        </w:r>
        <w:r w:rsidR="001036B0">
          <w:rPr>
            <w:noProof/>
            <w:webHidden/>
          </w:rPr>
          <w:fldChar w:fldCharType="begin"/>
        </w:r>
        <w:r w:rsidR="001036B0">
          <w:rPr>
            <w:noProof/>
            <w:webHidden/>
          </w:rPr>
          <w:instrText xml:space="preserve"> PAGEREF _Toc72832481 \h </w:instrText>
        </w:r>
        <w:r w:rsidR="001036B0">
          <w:rPr>
            <w:noProof/>
            <w:webHidden/>
          </w:rPr>
        </w:r>
        <w:r w:rsidR="001036B0">
          <w:rPr>
            <w:noProof/>
            <w:webHidden/>
          </w:rPr>
          <w:fldChar w:fldCharType="separate"/>
        </w:r>
        <w:r w:rsidR="001036B0">
          <w:rPr>
            <w:noProof/>
            <w:webHidden/>
          </w:rPr>
          <w:t>77</w:t>
        </w:r>
        <w:r w:rsidR="001036B0">
          <w:rPr>
            <w:noProof/>
            <w:webHidden/>
          </w:rPr>
          <w:fldChar w:fldCharType="end"/>
        </w:r>
      </w:hyperlink>
    </w:p>
    <w:p w14:paraId="7AB9E833" w14:textId="5D30F630" w:rsidR="001036B0" w:rsidRDefault="004261F9">
      <w:pPr>
        <w:pStyle w:val="TOC1"/>
        <w:tabs>
          <w:tab w:val="right" w:leader="dot" w:pos="9016"/>
        </w:tabs>
        <w:rPr>
          <w:rFonts w:asciiTheme="minorHAnsi" w:eastAsiaTheme="minorEastAsia" w:hAnsiTheme="minorHAnsi" w:cstheme="minorBidi"/>
          <w:noProof/>
          <w:szCs w:val="24"/>
          <w:lang w:eastAsia="en-US"/>
        </w:rPr>
      </w:pPr>
      <w:hyperlink w:anchor="_Toc72832482" w:history="1">
        <w:r w:rsidR="001036B0" w:rsidRPr="003E2AA4">
          <w:rPr>
            <w:rStyle w:val="Hyperlink"/>
            <w:noProof/>
          </w:rPr>
          <w:t>6. PESTPP-GLM</w:t>
        </w:r>
        <w:r w:rsidR="001036B0">
          <w:rPr>
            <w:noProof/>
            <w:webHidden/>
          </w:rPr>
          <w:tab/>
        </w:r>
        <w:r w:rsidR="001036B0">
          <w:rPr>
            <w:noProof/>
            <w:webHidden/>
          </w:rPr>
          <w:fldChar w:fldCharType="begin"/>
        </w:r>
        <w:r w:rsidR="001036B0">
          <w:rPr>
            <w:noProof/>
            <w:webHidden/>
          </w:rPr>
          <w:instrText xml:space="preserve"> PAGEREF _Toc72832482 \h </w:instrText>
        </w:r>
        <w:r w:rsidR="001036B0">
          <w:rPr>
            <w:noProof/>
            <w:webHidden/>
          </w:rPr>
        </w:r>
        <w:r w:rsidR="001036B0">
          <w:rPr>
            <w:noProof/>
            <w:webHidden/>
          </w:rPr>
          <w:fldChar w:fldCharType="separate"/>
        </w:r>
        <w:r w:rsidR="001036B0">
          <w:rPr>
            <w:noProof/>
            <w:webHidden/>
          </w:rPr>
          <w:t>78</w:t>
        </w:r>
        <w:r w:rsidR="001036B0">
          <w:rPr>
            <w:noProof/>
            <w:webHidden/>
          </w:rPr>
          <w:fldChar w:fldCharType="end"/>
        </w:r>
      </w:hyperlink>
    </w:p>
    <w:p w14:paraId="490DDF18" w14:textId="40C023AE"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83" w:history="1">
        <w:r w:rsidR="001036B0" w:rsidRPr="003E2AA4">
          <w:rPr>
            <w:rStyle w:val="Hyperlink"/>
            <w:noProof/>
          </w:rPr>
          <w:t>6.1 Introduction</w:t>
        </w:r>
        <w:r w:rsidR="001036B0">
          <w:rPr>
            <w:noProof/>
            <w:webHidden/>
          </w:rPr>
          <w:tab/>
        </w:r>
        <w:r w:rsidR="001036B0">
          <w:rPr>
            <w:noProof/>
            <w:webHidden/>
          </w:rPr>
          <w:fldChar w:fldCharType="begin"/>
        </w:r>
        <w:r w:rsidR="001036B0">
          <w:rPr>
            <w:noProof/>
            <w:webHidden/>
          </w:rPr>
          <w:instrText xml:space="preserve"> PAGEREF _Toc72832483 \h </w:instrText>
        </w:r>
        <w:r w:rsidR="001036B0">
          <w:rPr>
            <w:noProof/>
            <w:webHidden/>
          </w:rPr>
        </w:r>
        <w:r w:rsidR="001036B0">
          <w:rPr>
            <w:noProof/>
            <w:webHidden/>
          </w:rPr>
          <w:fldChar w:fldCharType="separate"/>
        </w:r>
        <w:r w:rsidR="001036B0">
          <w:rPr>
            <w:noProof/>
            <w:webHidden/>
          </w:rPr>
          <w:t>78</w:t>
        </w:r>
        <w:r w:rsidR="001036B0">
          <w:rPr>
            <w:noProof/>
            <w:webHidden/>
          </w:rPr>
          <w:fldChar w:fldCharType="end"/>
        </w:r>
      </w:hyperlink>
    </w:p>
    <w:p w14:paraId="34346B38" w14:textId="35AEF971"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84" w:history="1">
        <w:r w:rsidR="001036B0" w:rsidRPr="003E2AA4">
          <w:rPr>
            <w:rStyle w:val="Hyperlink"/>
            <w:noProof/>
          </w:rPr>
          <w:t>6.2 Highly Parameterized Inversion</w:t>
        </w:r>
        <w:r w:rsidR="001036B0">
          <w:rPr>
            <w:noProof/>
            <w:webHidden/>
          </w:rPr>
          <w:tab/>
        </w:r>
        <w:r w:rsidR="001036B0">
          <w:rPr>
            <w:noProof/>
            <w:webHidden/>
          </w:rPr>
          <w:fldChar w:fldCharType="begin"/>
        </w:r>
        <w:r w:rsidR="001036B0">
          <w:rPr>
            <w:noProof/>
            <w:webHidden/>
          </w:rPr>
          <w:instrText xml:space="preserve"> PAGEREF _Toc72832484 \h </w:instrText>
        </w:r>
        <w:r w:rsidR="001036B0">
          <w:rPr>
            <w:noProof/>
            <w:webHidden/>
          </w:rPr>
        </w:r>
        <w:r w:rsidR="001036B0">
          <w:rPr>
            <w:noProof/>
            <w:webHidden/>
          </w:rPr>
          <w:fldChar w:fldCharType="separate"/>
        </w:r>
        <w:r w:rsidR="001036B0">
          <w:rPr>
            <w:noProof/>
            <w:webHidden/>
          </w:rPr>
          <w:t>78</w:t>
        </w:r>
        <w:r w:rsidR="001036B0">
          <w:rPr>
            <w:noProof/>
            <w:webHidden/>
          </w:rPr>
          <w:fldChar w:fldCharType="end"/>
        </w:r>
      </w:hyperlink>
    </w:p>
    <w:p w14:paraId="5A021277" w14:textId="6BC2316B"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85" w:history="1">
        <w:r w:rsidR="001036B0" w:rsidRPr="003E2AA4">
          <w:rPr>
            <w:rStyle w:val="Hyperlink"/>
            <w:noProof/>
          </w:rPr>
          <w:t>6.2.1 Basic Equations</w:t>
        </w:r>
        <w:r w:rsidR="001036B0">
          <w:rPr>
            <w:noProof/>
            <w:webHidden/>
          </w:rPr>
          <w:tab/>
        </w:r>
        <w:r w:rsidR="001036B0">
          <w:rPr>
            <w:noProof/>
            <w:webHidden/>
          </w:rPr>
          <w:fldChar w:fldCharType="begin"/>
        </w:r>
        <w:r w:rsidR="001036B0">
          <w:rPr>
            <w:noProof/>
            <w:webHidden/>
          </w:rPr>
          <w:instrText xml:space="preserve"> PAGEREF _Toc72832485 \h </w:instrText>
        </w:r>
        <w:r w:rsidR="001036B0">
          <w:rPr>
            <w:noProof/>
            <w:webHidden/>
          </w:rPr>
        </w:r>
        <w:r w:rsidR="001036B0">
          <w:rPr>
            <w:noProof/>
            <w:webHidden/>
          </w:rPr>
          <w:fldChar w:fldCharType="separate"/>
        </w:r>
        <w:r w:rsidR="001036B0">
          <w:rPr>
            <w:noProof/>
            <w:webHidden/>
          </w:rPr>
          <w:t>78</w:t>
        </w:r>
        <w:r w:rsidR="001036B0">
          <w:rPr>
            <w:noProof/>
            <w:webHidden/>
          </w:rPr>
          <w:fldChar w:fldCharType="end"/>
        </w:r>
      </w:hyperlink>
    </w:p>
    <w:p w14:paraId="1C8B583E" w14:textId="0FBBD3D5"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86" w:history="1">
        <w:r w:rsidR="001036B0" w:rsidRPr="003E2AA4">
          <w:rPr>
            <w:rStyle w:val="Hyperlink"/>
            <w:noProof/>
          </w:rPr>
          <w:t>6.2.2 Choosing the Regularization Weight Factor</w:t>
        </w:r>
        <w:r w:rsidR="001036B0">
          <w:rPr>
            <w:noProof/>
            <w:webHidden/>
          </w:rPr>
          <w:tab/>
        </w:r>
        <w:r w:rsidR="001036B0">
          <w:rPr>
            <w:noProof/>
            <w:webHidden/>
          </w:rPr>
          <w:fldChar w:fldCharType="begin"/>
        </w:r>
        <w:r w:rsidR="001036B0">
          <w:rPr>
            <w:noProof/>
            <w:webHidden/>
          </w:rPr>
          <w:instrText xml:space="preserve"> PAGEREF _Toc72832486 \h </w:instrText>
        </w:r>
        <w:r w:rsidR="001036B0">
          <w:rPr>
            <w:noProof/>
            <w:webHidden/>
          </w:rPr>
        </w:r>
        <w:r w:rsidR="001036B0">
          <w:rPr>
            <w:noProof/>
            <w:webHidden/>
          </w:rPr>
          <w:fldChar w:fldCharType="separate"/>
        </w:r>
        <w:r w:rsidR="001036B0">
          <w:rPr>
            <w:noProof/>
            <w:webHidden/>
          </w:rPr>
          <w:t>80</w:t>
        </w:r>
        <w:r w:rsidR="001036B0">
          <w:rPr>
            <w:noProof/>
            <w:webHidden/>
          </w:rPr>
          <w:fldChar w:fldCharType="end"/>
        </w:r>
      </w:hyperlink>
    </w:p>
    <w:p w14:paraId="28C5036A" w14:textId="20B51586"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87" w:history="1">
        <w:r w:rsidR="001036B0" w:rsidRPr="003E2AA4">
          <w:rPr>
            <w:rStyle w:val="Hyperlink"/>
            <w:noProof/>
          </w:rPr>
          <w:t>6.2.3 Inter-Regularization Group Weighting</w:t>
        </w:r>
        <w:r w:rsidR="001036B0">
          <w:rPr>
            <w:noProof/>
            <w:webHidden/>
          </w:rPr>
          <w:tab/>
        </w:r>
        <w:r w:rsidR="001036B0">
          <w:rPr>
            <w:noProof/>
            <w:webHidden/>
          </w:rPr>
          <w:fldChar w:fldCharType="begin"/>
        </w:r>
        <w:r w:rsidR="001036B0">
          <w:rPr>
            <w:noProof/>
            <w:webHidden/>
          </w:rPr>
          <w:instrText xml:space="preserve"> PAGEREF _Toc72832487 \h </w:instrText>
        </w:r>
        <w:r w:rsidR="001036B0">
          <w:rPr>
            <w:noProof/>
            <w:webHidden/>
          </w:rPr>
        </w:r>
        <w:r w:rsidR="001036B0">
          <w:rPr>
            <w:noProof/>
            <w:webHidden/>
          </w:rPr>
          <w:fldChar w:fldCharType="separate"/>
        </w:r>
        <w:r w:rsidR="001036B0">
          <w:rPr>
            <w:noProof/>
            <w:webHidden/>
          </w:rPr>
          <w:t>81</w:t>
        </w:r>
        <w:r w:rsidR="001036B0">
          <w:rPr>
            <w:noProof/>
            <w:webHidden/>
          </w:rPr>
          <w:fldChar w:fldCharType="end"/>
        </w:r>
      </w:hyperlink>
    </w:p>
    <w:p w14:paraId="2920B886" w14:textId="7B97A2E1"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88" w:history="1">
        <w:r w:rsidR="001036B0" w:rsidRPr="003E2AA4">
          <w:rPr>
            <w:rStyle w:val="Hyperlink"/>
            <w:noProof/>
          </w:rPr>
          <w:t>6.2.4 Choosing Values for the Marquardt Lambda</w:t>
        </w:r>
        <w:r w:rsidR="001036B0">
          <w:rPr>
            <w:noProof/>
            <w:webHidden/>
          </w:rPr>
          <w:tab/>
        </w:r>
        <w:r w:rsidR="001036B0">
          <w:rPr>
            <w:noProof/>
            <w:webHidden/>
          </w:rPr>
          <w:fldChar w:fldCharType="begin"/>
        </w:r>
        <w:r w:rsidR="001036B0">
          <w:rPr>
            <w:noProof/>
            <w:webHidden/>
          </w:rPr>
          <w:instrText xml:space="preserve"> PAGEREF _Toc72832488 \h </w:instrText>
        </w:r>
        <w:r w:rsidR="001036B0">
          <w:rPr>
            <w:noProof/>
            <w:webHidden/>
          </w:rPr>
        </w:r>
        <w:r w:rsidR="001036B0">
          <w:rPr>
            <w:noProof/>
            <w:webHidden/>
          </w:rPr>
          <w:fldChar w:fldCharType="separate"/>
        </w:r>
        <w:r w:rsidR="001036B0">
          <w:rPr>
            <w:noProof/>
            <w:webHidden/>
          </w:rPr>
          <w:t>81</w:t>
        </w:r>
        <w:r w:rsidR="001036B0">
          <w:rPr>
            <w:noProof/>
            <w:webHidden/>
          </w:rPr>
          <w:fldChar w:fldCharType="end"/>
        </w:r>
      </w:hyperlink>
    </w:p>
    <w:p w14:paraId="6753BD4D" w14:textId="47397515"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89" w:history="1">
        <w:r w:rsidR="001036B0" w:rsidRPr="003E2AA4">
          <w:rPr>
            <w:rStyle w:val="Hyperlink"/>
            <w:noProof/>
          </w:rPr>
          <w:t>6.2.5 Singular Value Decomposition</w:t>
        </w:r>
        <w:r w:rsidR="001036B0">
          <w:rPr>
            <w:noProof/>
            <w:webHidden/>
          </w:rPr>
          <w:tab/>
        </w:r>
        <w:r w:rsidR="001036B0">
          <w:rPr>
            <w:noProof/>
            <w:webHidden/>
          </w:rPr>
          <w:fldChar w:fldCharType="begin"/>
        </w:r>
        <w:r w:rsidR="001036B0">
          <w:rPr>
            <w:noProof/>
            <w:webHidden/>
          </w:rPr>
          <w:instrText xml:space="preserve"> PAGEREF _Toc72832489 \h </w:instrText>
        </w:r>
        <w:r w:rsidR="001036B0">
          <w:rPr>
            <w:noProof/>
            <w:webHidden/>
          </w:rPr>
        </w:r>
        <w:r w:rsidR="001036B0">
          <w:rPr>
            <w:noProof/>
            <w:webHidden/>
          </w:rPr>
          <w:fldChar w:fldCharType="separate"/>
        </w:r>
        <w:r w:rsidR="001036B0">
          <w:rPr>
            <w:noProof/>
            <w:webHidden/>
          </w:rPr>
          <w:t>82</w:t>
        </w:r>
        <w:r w:rsidR="001036B0">
          <w:rPr>
            <w:noProof/>
            <w:webHidden/>
          </w:rPr>
          <w:fldChar w:fldCharType="end"/>
        </w:r>
      </w:hyperlink>
    </w:p>
    <w:p w14:paraId="12921DE6" w14:textId="19EC5F6A"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90" w:history="1">
        <w:r w:rsidR="001036B0" w:rsidRPr="003E2AA4">
          <w:rPr>
            <w:rStyle w:val="Hyperlink"/>
            <w:noProof/>
          </w:rPr>
          <w:t>6.2.6 SVD-Assist</w:t>
        </w:r>
        <w:r w:rsidR="001036B0">
          <w:rPr>
            <w:noProof/>
            <w:webHidden/>
          </w:rPr>
          <w:tab/>
        </w:r>
        <w:r w:rsidR="001036B0">
          <w:rPr>
            <w:noProof/>
            <w:webHidden/>
          </w:rPr>
          <w:fldChar w:fldCharType="begin"/>
        </w:r>
        <w:r w:rsidR="001036B0">
          <w:rPr>
            <w:noProof/>
            <w:webHidden/>
          </w:rPr>
          <w:instrText xml:space="preserve"> PAGEREF _Toc72832490 \h </w:instrText>
        </w:r>
        <w:r w:rsidR="001036B0">
          <w:rPr>
            <w:noProof/>
            <w:webHidden/>
          </w:rPr>
        </w:r>
        <w:r w:rsidR="001036B0">
          <w:rPr>
            <w:noProof/>
            <w:webHidden/>
          </w:rPr>
          <w:fldChar w:fldCharType="separate"/>
        </w:r>
        <w:r w:rsidR="001036B0">
          <w:rPr>
            <w:noProof/>
            <w:webHidden/>
          </w:rPr>
          <w:t>84</w:t>
        </w:r>
        <w:r w:rsidR="001036B0">
          <w:rPr>
            <w:noProof/>
            <w:webHidden/>
          </w:rPr>
          <w:fldChar w:fldCharType="end"/>
        </w:r>
      </w:hyperlink>
    </w:p>
    <w:p w14:paraId="0A91BBC0" w14:textId="3D810DFA"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91" w:history="1">
        <w:r w:rsidR="001036B0" w:rsidRPr="003E2AA4">
          <w:rPr>
            <w:rStyle w:val="Hyperlink"/>
            <w:noProof/>
          </w:rPr>
          <w:t>6.2.7 Expediting the First Iteration</w:t>
        </w:r>
        <w:r w:rsidR="001036B0">
          <w:rPr>
            <w:noProof/>
            <w:webHidden/>
          </w:rPr>
          <w:tab/>
        </w:r>
        <w:r w:rsidR="001036B0">
          <w:rPr>
            <w:noProof/>
            <w:webHidden/>
          </w:rPr>
          <w:fldChar w:fldCharType="begin"/>
        </w:r>
        <w:r w:rsidR="001036B0">
          <w:rPr>
            <w:noProof/>
            <w:webHidden/>
          </w:rPr>
          <w:instrText xml:space="preserve"> PAGEREF _Toc72832491 \h </w:instrText>
        </w:r>
        <w:r w:rsidR="001036B0">
          <w:rPr>
            <w:noProof/>
            <w:webHidden/>
          </w:rPr>
        </w:r>
        <w:r w:rsidR="001036B0">
          <w:rPr>
            <w:noProof/>
            <w:webHidden/>
          </w:rPr>
          <w:fldChar w:fldCharType="separate"/>
        </w:r>
        <w:r w:rsidR="001036B0">
          <w:rPr>
            <w:noProof/>
            <w:webHidden/>
          </w:rPr>
          <w:t>86</w:t>
        </w:r>
        <w:r w:rsidR="001036B0">
          <w:rPr>
            <w:noProof/>
            <w:webHidden/>
          </w:rPr>
          <w:fldChar w:fldCharType="end"/>
        </w:r>
      </w:hyperlink>
    </w:p>
    <w:p w14:paraId="13DC7B43" w14:textId="493C4485"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92" w:history="1">
        <w:r w:rsidR="001036B0" w:rsidRPr="003E2AA4">
          <w:rPr>
            <w:rStyle w:val="Hyperlink"/>
            <w:noProof/>
          </w:rPr>
          <w:t>6.2.8 First Order, Second Moment Uncertainty Analysis and Monte Carlo</w:t>
        </w:r>
        <w:r w:rsidR="001036B0">
          <w:rPr>
            <w:noProof/>
            <w:webHidden/>
          </w:rPr>
          <w:tab/>
        </w:r>
        <w:r w:rsidR="001036B0">
          <w:rPr>
            <w:noProof/>
            <w:webHidden/>
          </w:rPr>
          <w:fldChar w:fldCharType="begin"/>
        </w:r>
        <w:r w:rsidR="001036B0">
          <w:rPr>
            <w:noProof/>
            <w:webHidden/>
          </w:rPr>
          <w:instrText xml:space="preserve"> PAGEREF _Toc72832492 \h </w:instrText>
        </w:r>
        <w:r w:rsidR="001036B0">
          <w:rPr>
            <w:noProof/>
            <w:webHidden/>
          </w:rPr>
        </w:r>
        <w:r w:rsidR="001036B0">
          <w:rPr>
            <w:noProof/>
            <w:webHidden/>
          </w:rPr>
          <w:fldChar w:fldCharType="separate"/>
        </w:r>
        <w:r w:rsidR="001036B0">
          <w:rPr>
            <w:noProof/>
            <w:webHidden/>
          </w:rPr>
          <w:t>87</w:t>
        </w:r>
        <w:r w:rsidR="001036B0">
          <w:rPr>
            <w:noProof/>
            <w:webHidden/>
          </w:rPr>
          <w:fldChar w:fldCharType="end"/>
        </w:r>
      </w:hyperlink>
    </w:p>
    <w:p w14:paraId="0C7169E6" w14:textId="4D00B6E5"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93" w:history="1">
        <w:r w:rsidR="001036B0" w:rsidRPr="003E2AA4">
          <w:rPr>
            <w:rStyle w:val="Hyperlink"/>
            <w:noProof/>
          </w:rPr>
          <w:t>6.2.9 Model Run Failure</w:t>
        </w:r>
        <w:r w:rsidR="001036B0">
          <w:rPr>
            <w:noProof/>
            <w:webHidden/>
          </w:rPr>
          <w:tab/>
        </w:r>
        <w:r w:rsidR="001036B0">
          <w:rPr>
            <w:noProof/>
            <w:webHidden/>
          </w:rPr>
          <w:fldChar w:fldCharType="begin"/>
        </w:r>
        <w:r w:rsidR="001036B0">
          <w:rPr>
            <w:noProof/>
            <w:webHidden/>
          </w:rPr>
          <w:instrText xml:space="preserve"> PAGEREF _Toc72832493 \h </w:instrText>
        </w:r>
        <w:r w:rsidR="001036B0">
          <w:rPr>
            <w:noProof/>
            <w:webHidden/>
          </w:rPr>
        </w:r>
        <w:r w:rsidR="001036B0">
          <w:rPr>
            <w:noProof/>
            <w:webHidden/>
          </w:rPr>
          <w:fldChar w:fldCharType="separate"/>
        </w:r>
        <w:r w:rsidR="001036B0">
          <w:rPr>
            <w:noProof/>
            <w:webHidden/>
          </w:rPr>
          <w:t>89</w:t>
        </w:r>
        <w:r w:rsidR="001036B0">
          <w:rPr>
            <w:noProof/>
            <w:webHidden/>
          </w:rPr>
          <w:fldChar w:fldCharType="end"/>
        </w:r>
      </w:hyperlink>
    </w:p>
    <w:p w14:paraId="75F844A3" w14:textId="04F74625"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94" w:history="1">
        <w:r w:rsidR="001036B0" w:rsidRPr="003E2AA4">
          <w:rPr>
            <w:rStyle w:val="Hyperlink"/>
            <w:noProof/>
          </w:rPr>
          <w:t>6.2.10 Composite Parameter Sensitivities</w:t>
        </w:r>
        <w:r w:rsidR="001036B0">
          <w:rPr>
            <w:noProof/>
            <w:webHidden/>
          </w:rPr>
          <w:tab/>
        </w:r>
        <w:r w:rsidR="001036B0">
          <w:rPr>
            <w:noProof/>
            <w:webHidden/>
          </w:rPr>
          <w:fldChar w:fldCharType="begin"/>
        </w:r>
        <w:r w:rsidR="001036B0">
          <w:rPr>
            <w:noProof/>
            <w:webHidden/>
          </w:rPr>
          <w:instrText xml:space="preserve"> PAGEREF _Toc72832494 \h </w:instrText>
        </w:r>
        <w:r w:rsidR="001036B0">
          <w:rPr>
            <w:noProof/>
            <w:webHidden/>
          </w:rPr>
        </w:r>
        <w:r w:rsidR="001036B0">
          <w:rPr>
            <w:noProof/>
            <w:webHidden/>
          </w:rPr>
          <w:fldChar w:fldCharType="separate"/>
        </w:r>
        <w:r w:rsidR="001036B0">
          <w:rPr>
            <w:noProof/>
            <w:webHidden/>
          </w:rPr>
          <w:t>90</w:t>
        </w:r>
        <w:r w:rsidR="001036B0">
          <w:rPr>
            <w:noProof/>
            <w:webHidden/>
          </w:rPr>
          <w:fldChar w:fldCharType="end"/>
        </w:r>
      </w:hyperlink>
    </w:p>
    <w:p w14:paraId="506E283C" w14:textId="21F503A5"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95" w:history="1">
        <w:r w:rsidR="001036B0" w:rsidRPr="003E2AA4">
          <w:rPr>
            <w:rStyle w:val="Hyperlink"/>
            <w:noProof/>
          </w:rPr>
          <w:t>6.2.11 Other Controls</w:t>
        </w:r>
        <w:r w:rsidR="001036B0">
          <w:rPr>
            <w:noProof/>
            <w:webHidden/>
          </w:rPr>
          <w:tab/>
        </w:r>
        <w:r w:rsidR="001036B0">
          <w:rPr>
            <w:noProof/>
            <w:webHidden/>
          </w:rPr>
          <w:fldChar w:fldCharType="begin"/>
        </w:r>
        <w:r w:rsidR="001036B0">
          <w:rPr>
            <w:noProof/>
            <w:webHidden/>
          </w:rPr>
          <w:instrText xml:space="preserve"> PAGEREF _Toc72832495 \h </w:instrText>
        </w:r>
        <w:r w:rsidR="001036B0">
          <w:rPr>
            <w:noProof/>
            <w:webHidden/>
          </w:rPr>
        </w:r>
        <w:r w:rsidR="001036B0">
          <w:rPr>
            <w:noProof/>
            <w:webHidden/>
          </w:rPr>
          <w:fldChar w:fldCharType="separate"/>
        </w:r>
        <w:r w:rsidR="001036B0">
          <w:rPr>
            <w:noProof/>
            <w:webHidden/>
          </w:rPr>
          <w:t>90</w:t>
        </w:r>
        <w:r w:rsidR="001036B0">
          <w:rPr>
            <w:noProof/>
            <w:webHidden/>
          </w:rPr>
          <w:fldChar w:fldCharType="end"/>
        </w:r>
      </w:hyperlink>
    </w:p>
    <w:p w14:paraId="2D0A6BED" w14:textId="21F12E96"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96" w:history="1">
        <w:r w:rsidR="001036B0" w:rsidRPr="003E2AA4">
          <w:rPr>
            <w:rStyle w:val="Hyperlink"/>
            <w:noProof/>
          </w:rPr>
          <w:t>6.2.12 Running PESTPP-GLM</w:t>
        </w:r>
        <w:r w:rsidR="001036B0">
          <w:rPr>
            <w:noProof/>
            <w:webHidden/>
          </w:rPr>
          <w:tab/>
        </w:r>
        <w:r w:rsidR="001036B0">
          <w:rPr>
            <w:noProof/>
            <w:webHidden/>
          </w:rPr>
          <w:fldChar w:fldCharType="begin"/>
        </w:r>
        <w:r w:rsidR="001036B0">
          <w:rPr>
            <w:noProof/>
            <w:webHidden/>
          </w:rPr>
          <w:instrText xml:space="preserve"> PAGEREF _Toc72832496 \h </w:instrText>
        </w:r>
        <w:r w:rsidR="001036B0">
          <w:rPr>
            <w:noProof/>
            <w:webHidden/>
          </w:rPr>
        </w:r>
        <w:r w:rsidR="001036B0">
          <w:rPr>
            <w:noProof/>
            <w:webHidden/>
          </w:rPr>
          <w:fldChar w:fldCharType="separate"/>
        </w:r>
        <w:r w:rsidR="001036B0">
          <w:rPr>
            <w:noProof/>
            <w:webHidden/>
          </w:rPr>
          <w:t>90</w:t>
        </w:r>
        <w:r w:rsidR="001036B0">
          <w:rPr>
            <w:noProof/>
            <w:webHidden/>
          </w:rPr>
          <w:fldChar w:fldCharType="end"/>
        </w:r>
      </w:hyperlink>
    </w:p>
    <w:p w14:paraId="03DB2CAE" w14:textId="43F0D3EF"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97" w:history="1">
        <w:r w:rsidR="001036B0" w:rsidRPr="003E2AA4">
          <w:rPr>
            <w:rStyle w:val="Hyperlink"/>
            <w:noProof/>
          </w:rPr>
          <w:t>6.2.13 PESTPP-GLM Output Files</w:t>
        </w:r>
        <w:r w:rsidR="001036B0">
          <w:rPr>
            <w:noProof/>
            <w:webHidden/>
          </w:rPr>
          <w:tab/>
        </w:r>
        <w:r w:rsidR="001036B0">
          <w:rPr>
            <w:noProof/>
            <w:webHidden/>
          </w:rPr>
          <w:fldChar w:fldCharType="begin"/>
        </w:r>
        <w:r w:rsidR="001036B0">
          <w:rPr>
            <w:noProof/>
            <w:webHidden/>
          </w:rPr>
          <w:instrText xml:space="preserve"> PAGEREF _Toc72832497 \h </w:instrText>
        </w:r>
        <w:r w:rsidR="001036B0">
          <w:rPr>
            <w:noProof/>
            <w:webHidden/>
          </w:rPr>
        </w:r>
        <w:r w:rsidR="001036B0">
          <w:rPr>
            <w:noProof/>
            <w:webHidden/>
          </w:rPr>
          <w:fldChar w:fldCharType="separate"/>
        </w:r>
        <w:r w:rsidR="001036B0">
          <w:rPr>
            <w:noProof/>
            <w:webHidden/>
          </w:rPr>
          <w:t>91</w:t>
        </w:r>
        <w:r w:rsidR="001036B0">
          <w:rPr>
            <w:noProof/>
            <w:webHidden/>
          </w:rPr>
          <w:fldChar w:fldCharType="end"/>
        </w:r>
      </w:hyperlink>
    </w:p>
    <w:p w14:paraId="0A4DD0ED" w14:textId="612A79A7"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498" w:history="1">
        <w:r w:rsidR="001036B0" w:rsidRPr="003E2AA4">
          <w:rPr>
            <w:rStyle w:val="Hyperlink"/>
            <w:noProof/>
          </w:rPr>
          <w:t>6.3 Differential Evolution</w:t>
        </w:r>
        <w:r w:rsidR="001036B0">
          <w:rPr>
            <w:noProof/>
            <w:webHidden/>
          </w:rPr>
          <w:tab/>
        </w:r>
        <w:r w:rsidR="001036B0">
          <w:rPr>
            <w:noProof/>
            <w:webHidden/>
          </w:rPr>
          <w:fldChar w:fldCharType="begin"/>
        </w:r>
        <w:r w:rsidR="001036B0">
          <w:rPr>
            <w:noProof/>
            <w:webHidden/>
          </w:rPr>
          <w:instrText xml:space="preserve"> PAGEREF _Toc72832498 \h </w:instrText>
        </w:r>
        <w:r w:rsidR="001036B0">
          <w:rPr>
            <w:noProof/>
            <w:webHidden/>
          </w:rPr>
        </w:r>
        <w:r w:rsidR="001036B0">
          <w:rPr>
            <w:noProof/>
            <w:webHidden/>
          </w:rPr>
          <w:fldChar w:fldCharType="separate"/>
        </w:r>
        <w:r w:rsidR="001036B0">
          <w:rPr>
            <w:noProof/>
            <w:webHidden/>
          </w:rPr>
          <w:t>92</w:t>
        </w:r>
        <w:r w:rsidR="001036B0">
          <w:rPr>
            <w:noProof/>
            <w:webHidden/>
          </w:rPr>
          <w:fldChar w:fldCharType="end"/>
        </w:r>
      </w:hyperlink>
    </w:p>
    <w:p w14:paraId="6654D309" w14:textId="6EA7B03D"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499" w:history="1">
        <w:r w:rsidR="001036B0" w:rsidRPr="003E2AA4">
          <w:rPr>
            <w:rStyle w:val="Hyperlink"/>
            <w:noProof/>
          </w:rPr>
          <w:t>6.3.1 General</w:t>
        </w:r>
        <w:r w:rsidR="001036B0">
          <w:rPr>
            <w:noProof/>
            <w:webHidden/>
          </w:rPr>
          <w:tab/>
        </w:r>
        <w:r w:rsidR="001036B0">
          <w:rPr>
            <w:noProof/>
            <w:webHidden/>
          </w:rPr>
          <w:fldChar w:fldCharType="begin"/>
        </w:r>
        <w:r w:rsidR="001036B0">
          <w:rPr>
            <w:noProof/>
            <w:webHidden/>
          </w:rPr>
          <w:instrText xml:space="preserve"> PAGEREF _Toc72832499 \h </w:instrText>
        </w:r>
        <w:r w:rsidR="001036B0">
          <w:rPr>
            <w:noProof/>
            <w:webHidden/>
          </w:rPr>
        </w:r>
        <w:r w:rsidR="001036B0">
          <w:rPr>
            <w:noProof/>
            <w:webHidden/>
          </w:rPr>
          <w:fldChar w:fldCharType="separate"/>
        </w:r>
        <w:r w:rsidR="001036B0">
          <w:rPr>
            <w:noProof/>
            <w:webHidden/>
          </w:rPr>
          <w:t>92</w:t>
        </w:r>
        <w:r w:rsidR="001036B0">
          <w:rPr>
            <w:noProof/>
            <w:webHidden/>
          </w:rPr>
          <w:fldChar w:fldCharType="end"/>
        </w:r>
      </w:hyperlink>
    </w:p>
    <w:p w14:paraId="5F30F049" w14:textId="2EA95B01"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00" w:history="1">
        <w:r w:rsidR="001036B0" w:rsidRPr="003E2AA4">
          <w:rPr>
            <w:rStyle w:val="Hyperlink"/>
            <w:noProof/>
          </w:rPr>
          <w:t>6.3.2 The DE Method</w:t>
        </w:r>
        <w:r w:rsidR="001036B0">
          <w:rPr>
            <w:noProof/>
            <w:webHidden/>
          </w:rPr>
          <w:tab/>
        </w:r>
        <w:r w:rsidR="001036B0">
          <w:rPr>
            <w:noProof/>
            <w:webHidden/>
          </w:rPr>
          <w:fldChar w:fldCharType="begin"/>
        </w:r>
        <w:r w:rsidR="001036B0">
          <w:rPr>
            <w:noProof/>
            <w:webHidden/>
          </w:rPr>
          <w:instrText xml:space="preserve"> PAGEREF _Toc72832500 \h </w:instrText>
        </w:r>
        <w:r w:rsidR="001036B0">
          <w:rPr>
            <w:noProof/>
            <w:webHidden/>
          </w:rPr>
        </w:r>
        <w:r w:rsidR="001036B0">
          <w:rPr>
            <w:noProof/>
            <w:webHidden/>
          </w:rPr>
          <w:fldChar w:fldCharType="separate"/>
        </w:r>
        <w:r w:rsidR="001036B0">
          <w:rPr>
            <w:noProof/>
            <w:webHidden/>
          </w:rPr>
          <w:t>93</w:t>
        </w:r>
        <w:r w:rsidR="001036B0">
          <w:rPr>
            <w:noProof/>
            <w:webHidden/>
          </w:rPr>
          <w:fldChar w:fldCharType="end"/>
        </w:r>
      </w:hyperlink>
    </w:p>
    <w:p w14:paraId="737F0F8F" w14:textId="17C5AAA7"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01" w:history="1">
        <w:r w:rsidR="001036B0" w:rsidRPr="003E2AA4">
          <w:rPr>
            <w:rStyle w:val="Hyperlink"/>
            <w:noProof/>
          </w:rPr>
          <w:t>6.3.3 Using DE in PESTPP</w:t>
        </w:r>
        <w:r w:rsidR="001036B0">
          <w:rPr>
            <w:noProof/>
            <w:webHidden/>
          </w:rPr>
          <w:tab/>
        </w:r>
        <w:r w:rsidR="001036B0">
          <w:rPr>
            <w:noProof/>
            <w:webHidden/>
          </w:rPr>
          <w:fldChar w:fldCharType="begin"/>
        </w:r>
        <w:r w:rsidR="001036B0">
          <w:rPr>
            <w:noProof/>
            <w:webHidden/>
          </w:rPr>
          <w:instrText xml:space="preserve"> PAGEREF _Toc72832501 \h </w:instrText>
        </w:r>
        <w:r w:rsidR="001036B0">
          <w:rPr>
            <w:noProof/>
            <w:webHidden/>
          </w:rPr>
        </w:r>
        <w:r w:rsidR="001036B0">
          <w:rPr>
            <w:noProof/>
            <w:webHidden/>
          </w:rPr>
          <w:fldChar w:fldCharType="separate"/>
        </w:r>
        <w:r w:rsidR="001036B0">
          <w:rPr>
            <w:noProof/>
            <w:webHidden/>
          </w:rPr>
          <w:t>95</w:t>
        </w:r>
        <w:r w:rsidR="001036B0">
          <w:rPr>
            <w:noProof/>
            <w:webHidden/>
          </w:rPr>
          <w:fldChar w:fldCharType="end"/>
        </w:r>
      </w:hyperlink>
    </w:p>
    <w:p w14:paraId="6C84E87E" w14:textId="007D66C4"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02" w:history="1">
        <w:r w:rsidR="001036B0" w:rsidRPr="003E2AA4">
          <w:rPr>
            <w:rStyle w:val="Hyperlink"/>
            <w:noProof/>
          </w:rPr>
          <w:t>6.3.4 Running PESTPP</w:t>
        </w:r>
        <w:r w:rsidR="001036B0">
          <w:rPr>
            <w:noProof/>
            <w:webHidden/>
          </w:rPr>
          <w:tab/>
        </w:r>
        <w:r w:rsidR="001036B0">
          <w:rPr>
            <w:noProof/>
            <w:webHidden/>
          </w:rPr>
          <w:fldChar w:fldCharType="begin"/>
        </w:r>
        <w:r w:rsidR="001036B0">
          <w:rPr>
            <w:noProof/>
            <w:webHidden/>
          </w:rPr>
          <w:instrText xml:space="preserve"> PAGEREF _Toc72832502 \h </w:instrText>
        </w:r>
        <w:r w:rsidR="001036B0">
          <w:rPr>
            <w:noProof/>
            <w:webHidden/>
          </w:rPr>
        </w:r>
        <w:r w:rsidR="001036B0">
          <w:rPr>
            <w:noProof/>
            <w:webHidden/>
          </w:rPr>
          <w:fldChar w:fldCharType="separate"/>
        </w:r>
        <w:r w:rsidR="001036B0">
          <w:rPr>
            <w:noProof/>
            <w:webHidden/>
          </w:rPr>
          <w:t>95</w:t>
        </w:r>
        <w:r w:rsidR="001036B0">
          <w:rPr>
            <w:noProof/>
            <w:webHidden/>
          </w:rPr>
          <w:fldChar w:fldCharType="end"/>
        </w:r>
      </w:hyperlink>
    </w:p>
    <w:p w14:paraId="41D81A3E" w14:textId="2287573E"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03" w:history="1">
        <w:r w:rsidR="001036B0" w:rsidRPr="003E2AA4">
          <w:rPr>
            <w:rStyle w:val="Hyperlink"/>
            <w:noProof/>
          </w:rPr>
          <w:t>6.3.5 PESTPP-GLM Output Files</w:t>
        </w:r>
        <w:r w:rsidR="001036B0">
          <w:rPr>
            <w:noProof/>
            <w:webHidden/>
          </w:rPr>
          <w:tab/>
        </w:r>
        <w:r w:rsidR="001036B0">
          <w:rPr>
            <w:noProof/>
            <w:webHidden/>
          </w:rPr>
          <w:fldChar w:fldCharType="begin"/>
        </w:r>
        <w:r w:rsidR="001036B0">
          <w:rPr>
            <w:noProof/>
            <w:webHidden/>
          </w:rPr>
          <w:instrText xml:space="preserve"> PAGEREF _Toc72832503 \h </w:instrText>
        </w:r>
        <w:r w:rsidR="001036B0">
          <w:rPr>
            <w:noProof/>
            <w:webHidden/>
          </w:rPr>
        </w:r>
        <w:r w:rsidR="001036B0">
          <w:rPr>
            <w:noProof/>
            <w:webHidden/>
          </w:rPr>
          <w:fldChar w:fldCharType="separate"/>
        </w:r>
        <w:r w:rsidR="001036B0">
          <w:rPr>
            <w:noProof/>
            <w:webHidden/>
          </w:rPr>
          <w:t>96</w:t>
        </w:r>
        <w:r w:rsidR="001036B0">
          <w:rPr>
            <w:noProof/>
            <w:webHidden/>
          </w:rPr>
          <w:fldChar w:fldCharType="end"/>
        </w:r>
      </w:hyperlink>
    </w:p>
    <w:p w14:paraId="1A7388BA" w14:textId="0A742043"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504" w:history="1">
        <w:r w:rsidR="001036B0" w:rsidRPr="003E2AA4">
          <w:rPr>
            <w:rStyle w:val="Hyperlink"/>
            <w:noProof/>
          </w:rPr>
          <w:t>6.4 Summary of PESTPP-GLM Control Variables</w:t>
        </w:r>
        <w:r w:rsidR="001036B0">
          <w:rPr>
            <w:noProof/>
            <w:webHidden/>
          </w:rPr>
          <w:tab/>
        </w:r>
        <w:r w:rsidR="001036B0">
          <w:rPr>
            <w:noProof/>
            <w:webHidden/>
          </w:rPr>
          <w:fldChar w:fldCharType="begin"/>
        </w:r>
        <w:r w:rsidR="001036B0">
          <w:rPr>
            <w:noProof/>
            <w:webHidden/>
          </w:rPr>
          <w:instrText xml:space="preserve"> PAGEREF _Toc72832504 \h </w:instrText>
        </w:r>
        <w:r w:rsidR="001036B0">
          <w:rPr>
            <w:noProof/>
            <w:webHidden/>
          </w:rPr>
        </w:r>
        <w:r w:rsidR="001036B0">
          <w:rPr>
            <w:noProof/>
            <w:webHidden/>
          </w:rPr>
          <w:fldChar w:fldCharType="separate"/>
        </w:r>
        <w:r w:rsidR="001036B0">
          <w:rPr>
            <w:noProof/>
            <w:webHidden/>
          </w:rPr>
          <w:t>96</w:t>
        </w:r>
        <w:r w:rsidR="001036B0">
          <w:rPr>
            <w:noProof/>
            <w:webHidden/>
          </w:rPr>
          <w:fldChar w:fldCharType="end"/>
        </w:r>
      </w:hyperlink>
    </w:p>
    <w:p w14:paraId="5D5116FE" w14:textId="79B62D45"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05" w:history="1">
        <w:r w:rsidR="001036B0" w:rsidRPr="003E2AA4">
          <w:rPr>
            <w:rStyle w:val="Hyperlink"/>
            <w:noProof/>
          </w:rPr>
          <w:t>6.4.1 General</w:t>
        </w:r>
        <w:r w:rsidR="001036B0">
          <w:rPr>
            <w:noProof/>
            <w:webHidden/>
          </w:rPr>
          <w:tab/>
        </w:r>
        <w:r w:rsidR="001036B0">
          <w:rPr>
            <w:noProof/>
            <w:webHidden/>
          </w:rPr>
          <w:fldChar w:fldCharType="begin"/>
        </w:r>
        <w:r w:rsidR="001036B0">
          <w:rPr>
            <w:noProof/>
            <w:webHidden/>
          </w:rPr>
          <w:instrText xml:space="preserve"> PAGEREF _Toc72832505 \h </w:instrText>
        </w:r>
        <w:r w:rsidR="001036B0">
          <w:rPr>
            <w:noProof/>
            <w:webHidden/>
          </w:rPr>
        </w:r>
        <w:r w:rsidR="001036B0">
          <w:rPr>
            <w:noProof/>
            <w:webHidden/>
          </w:rPr>
          <w:fldChar w:fldCharType="separate"/>
        </w:r>
        <w:r w:rsidR="001036B0">
          <w:rPr>
            <w:noProof/>
            <w:webHidden/>
          </w:rPr>
          <w:t>96</w:t>
        </w:r>
        <w:r w:rsidR="001036B0">
          <w:rPr>
            <w:noProof/>
            <w:webHidden/>
          </w:rPr>
          <w:fldChar w:fldCharType="end"/>
        </w:r>
      </w:hyperlink>
    </w:p>
    <w:p w14:paraId="0AEBFCCC" w14:textId="7F462D12"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06" w:history="1">
        <w:r w:rsidR="001036B0" w:rsidRPr="003E2AA4">
          <w:rPr>
            <w:rStyle w:val="Hyperlink"/>
            <w:noProof/>
          </w:rPr>
          <w:t>6.4.2 Control Variables in the PEST Control File</w:t>
        </w:r>
        <w:r w:rsidR="001036B0">
          <w:rPr>
            <w:noProof/>
            <w:webHidden/>
          </w:rPr>
          <w:tab/>
        </w:r>
        <w:r w:rsidR="001036B0">
          <w:rPr>
            <w:noProof/>
            <w:webHidden/>
          </w:rPr>
          <w:fldChar w:fldCharType="begin"/>
        </w:r>
        <w:r w:rsidR="001036B0">
          <w:rPr>
            <w:noProof/>
            <w:webHidden/>
          </w:rPr>
          <w:instrText xml:space="preserve"> PAGEREF _Toc72832506 \h </w:instrText>
        </w:r>
        <w:r w:rsidR="001036B0">
          <w:rPr>
            <w:noProof/>
            <w:webHidden/>
          </w:rPr>
        </w:r>
        <w:r w:rsidR="001036B0">
          <w:rPr>
            <w:noProof/>
            <w:webHidden/>
          </w:rPr>
          <w:fldChar w:fldCharType="separate"/>
        </w:r>
        <w:r w:rsidR="001036B0">
          <w:rPr>
            <w:noProof/>
            <w:webHidden/>
          </w:rPr>
          <w:t>96</w:t>
        </w:r>
        <w:r w:rsidR="001036B0">
          <w:rPr>
            <w:noProof/>
            <w:webHidden/>
          </w:rPr>
          <w:fldChar w:fldCharType="end"/>
        </w:r>
      </w:hyperlink>
    </w:p>
    <w:p w14:paraId="1A4DCE84" w14:textId="02E135EC"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07" w:history="1">
        <w:r w:rsidR="001036B0" w:rsidRPr="003E2AA4">
          <w:rPr>
            <w:rStyle w:val="Hyperlink"/>
            <w:noProof/>
          </w:rPr>
          <w:t>6.4.3 PEST++ Control Variables</w:t>
        </w:r>
        <w:r w:rsidR="001036B0">
          <w:rPr>
            <w:noProof/>
            <w:webHidden/>
          </w:rPr>
          <w:tab/>
        </w:r>
        <w:r w:rsidR="001036B0">
          <w:rPr>
            <w:noProof/>
            <w:webHidden/>
          </w:rPr>
          <w:fldChar w:fldCharType="begin"/>
        </w:r>
        <w:r w:rsidR="001036B0">
          <w:rPr>
            <w:noProof/>
            <w:webHidden/>
          </w:rPr>
          <w:instrText xml:space="preserve"> PAGEREF _Toc72832507 \h </w:instrText>
        </w:r>
        <w:r w:rsidR="001036B0">
          <w:rPr>
            <w:noProof/>
            <w:webHidden/>
          </w:rPr>
        </w:r>
        <w:r w:rsidR="001036B0">
          <w:rPr>
            <w:noProof/>
            <w:webHidden/>
          </w:rPr>
          <w:fldChar w:fldCharType="separate"/>
        </w:r>
        <w:r w:rsidR="001036B0">
          <w:rPr>
            <w:noProof/>
            <w:webHidden/>
          </w:rPr>
          <w:t>97</w:t>
        </w:r>
        <w:r w:rsidR="001036B0">
          <w:rPr>
            <w:noProof/>
            <w:webHidden/>
          </w:rPr>
          <w:fldChar w:fldCharType="end"/>
        </w:r>
      </w:hyperlink>
    </w:p>
    <w:p w14:paraId="35F85E78" w14:textId="7B8006CC" w:rsidR="001036B0" w:rsidRDefault="004261F9">
      <w:pPr>
        <w:pStyle w:val="TOC1"/>
        <w:tabs>
          <w:tab w:val="right" w:leader="dot" w:pos="9016"/>
        </w:tabs>
        <w:rPr>
          <w:rFonts w:asciiTheme="minorHAnsi" w:eastAsiaTheme="minorEastAsia" w:hAnsiTheme="minorHAnsi" w:cstheme="minorBidi"/>
          <w:noProof/>
          <w:szCs w:val="24"/>
          <w:lang w:eastAsia="en-US"/>
        </w:rPr>
      </w:pPr>
      <w:hyperlink w:anchor="_Toc72832508" w:history="1">
        <w:r w:rsidR="001036B0" w:rsidRPr="003E2AA4">
          <w:rPr>
            <w:rStyle w:val="Hyperlink"/>
            <w:noProof/>
          </w:rPr>
          <w:t>7. PESTPP-SEN</w:t>
        </w:r>
        <w:r w:rsidR="001036B0">
          <w:rPr>
            <w:noProof/>
            <w:webHidden/>
          </w:rPr>
          <w:tab/>
        </w:r>
        <w:r w:rsidR="001036B0">
          <w:rPr>
            <w:noProof/>
            <w:webHidden/>
          </w:rPr>
          <w:fldChar w:fldCharType="begin"/>
        </w:r>
        <w:r w:rsidR="001036B0">
          <w:rPr>
            <w:noProof/>
            <w:webHidden/>
          </w:rPr>
          <w:instrText xml:space="preserve"> PAGEREF _Toc72832508 \h </w:instrText>
        </w:r>
        <w:r w:rsidR="001036B0">
          <w:rPr>
            <w:noProof/>
            <w:webHidden/>
          </w:rPr>
        </w:r>
        <w:r w:rsidR="001036B0">
          <w:rPr>
            <w:noProof/>
            <w:webHidden/>
          </w:rPr>
          <w:fldChar w:fldCharType="separate"/>
        </w:r>
        <w:r w:rsidR="001036B0">
          <w:rPr>
            <w:noProof/>
            <w:webHidden/>
          </w:rPr>
          <w:t>100</w:t>
        </w:r>
        <w:r w:rsidR="001036B0">
          <w:rPr>
            <w:noProof/>
            <w:webHidden/>
          </w:rPr>
          <w:fldChar w:fldCharType="end"/>
        </w:r>
      </w:hyperlink>
    </w:p>
    <w:p w14:paraId="144CE422" w14:textId="0363E9A9"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509" w:history="1">
        <w:r w:rsidR="001036B0" w:rsidRPr="003E2AA4">
          <w:rPr>
            <w:rStyle w:val="Hyperlink"/>
            <w:noProof/>
          </w:rPr>
          <w:t>7.1 Introduction</w:t>
        </w:r>
        <w:r w:rsidR="001036B0">
          <w:rPr>
            <w:noProof/>
            <w:webHidden/>
          </w:rPr>
          <w:tab/>
        </w:r>
        <w:r w:rsidR="001036B0">
          <w:rPr>
            <w:noProof/>
            <w:webHidden/>
          </w:rPr>
          <w:fldChar w:fldCharType="begin"/>
        </w:r>
        <w:r w:rsidR="001036B0">
          <w:rPr>
            <w:noProof/>
            <w:webHidden/>
          </w:rPr>
          <w:instrText xml:space="preserve"> PAGEREF _Toc72832509 \h </w:instrText>
        </w:r>
        <w:r w:rsidR="001036B0">
          <w:rPr>
            <w:noProof/>
            <w:webHidden/>
          </w:rPr>
        </w:r>
        <w:r w:rsidR="001036B0">
          <w:rPr>
            <w:noProof/>
            <w:webHidden/>
          </w:rPr>
          <w:fldChar w:fldCharType="separate"/>
        </w:r>
        <w:r w:rsidR="001036B0">
          <w:rPr>
            <w:noProof/>
            <w:webHidden/>
          </w:rPr>
          <w:t>100</w:t>
        </w:r>
        <w:r w:rsidR="001036B0">
          <w:rPr>
            <w:noProof/>
            <w:webHidden/>
          </w:rPr>
          <w:fldChar w:fldCharType="end"/>
        </w:r>
      </w:hyperlink>
    </w:p>
    <w:p w14:paraId="64D8AB37" w14:textId="5BE116B6"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10" w:history="1">
        <w:r w:rsidR="001036B0" w:rsidRPr="003E2AA4">
          <w:rPr>
            <w:rStyle w:val="Hyperlink"/>
            <w:noProof/>
          </w:rPr>
          <w:t>7.1.1 General</w:t>
        </w:r>
        <w:r w:rsidR="001036B0">
          <w:rPr>
            <w:noProof/>
            <w:webHidden/>
          </w:rPr>
          <w:tab/>
        </w:r>
        <w:r w:rsidR="001036B0">
          <w:rPr>
            <w:noProof/>
            <w:webHidden/>
          </w:rPr>
          <w:fldChar w:fldCharType="begin"/>
        </w:r>
        <w:r w:rsidR="001036B0">
          <w:rPr>
            <w:noProof/>
            <w:webHidden/>
          </w:rPr>
          <w:instrText xml:space="preserve"> PAGEREF _Toc72832510 \h </w:instrText>
        </w:r>
        <w:r w:rsidR="001036B0">
          <w:rPr>
            <w:noProof/>
            <w:webHidden/>
          </w:rPr>
        </w:r>
        <w:r w:rsidR="001036B0">
          <w:rPr>
            <w:noProof/>
            <w:webHidden/>
          </w:rPr>
          <w:fldChar w:fldCharType="separate"/>
        </w:r>
        <w:r w:rsidR="001036B0">
          <w:rPr>
            <w:noProof/>
            <w:webHidden/>
          </w:rPr>
          <w:t>100</w:t>
        </w:r>
        <w:r w:rsidR="001036B0">
          <w:rPr>
            <w:noProof/>
            <w:webHidden/>
          </w:rPr>
          <w:fldChar w:fldCharType="end"/>
        </w:r>
      </w:hyperlink>
    </w:p>
    <w:p w14:paraId="672D4607" w14:textId="58EF9787"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11" w:history="1">
        <w:r w:rsidR="001036B0" w:rsidRPr="003E2AA4">
          <w:rPr>
            <w:rStyle w:val="Hyperlink"/>
            <w:noProof/>
          </w:rPr>
          <w:t>7.1.2 Grouped Parameters</w:t>
        </w:r>
        <w:r w:rsidR="001036B0">
          <w:rPr>
            <w:noProof/>
            <w:webHidden/>
          </w:rPr>
          <w:tab/>
        </w:r>
        <w:r w:rsidR="001036B0">
          <w:rPr>
            <w:noProof/>
            <w:webHidden/>
          </w:rPr>
          <w:fldChar w:fldCharType="begin"/>
        </w:r>
        <w:r w:rsidR="001036B0">
          <w:rPr>
            <w:noProof/>
            <w:webHidden/>
          </w:rPr>
          <w:instrText xml:space="preserve"> PAGEREF _Toc72832511 \h </w:instrText>
        </w:r>
        <w:r w:rsidR="001036B0">
          <w:rPr>
            <w:noProof/>
            <w:webHidden/>
          </w:rPr>
        </w:r>
        <w:r w:rsidR="001036B0">
          <w:rPr>
            <w:noProof/>
            <w:webHidden/>
          </w:rPr>
          <w:fldChar w:fldCharType="separate"/>
        </w:r>
        <w:r w:rsidR="001036B0">
          <w:rPr>
            <w:noProof/>
            <w:webHidden/>
          </w:rPr>
          <w:t>101</w:t>
        </w:r>
        <w:r w:rsidR="001036B0">
          <w:rPr>
            <w:noProof/>
            <w:webHidden/>
          </w:rPr>
          <w:fldChar w:fldCharType="end"/>
        </w:r>
      </w:hyperlink>
    </w:p>
    <w:p w14:paraId="4EE46DB5" w14:textId="34CB4E7A"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512" w:history="1">
        <w:r w:rsidR="001036B0" w:rsidRPr="003E2AA4">
          <w:rPr>
            <w:rStyle w:val="Hyperlink"/>
            <w:noProof/>
          </w:rPr>
          <w:t>7.2 Method of Morris</w:t>
        </w:r>
        <w:r w:rsidR="001036B0">
          <w:rPr>
            <w:noProof/>
            <w:webHidden/>
          </w:rPr>
          <w:tab/>
        </w:r>
        <w:r w:rsidR="001036B0">
          <w:rPr>
            <w:noProof/>
            <w:webHidden/>
          </w:rPr>
          <w:fldChar w:fldCharType="begin"/>
        </w:r>
        <w:r w:rsidR="001036B0">
          <w:rPr>
            <w:noProof/>
            <w:webHidden/>
          </w:rPr>
          <w:instrText xml:space="preserve"> PAGEREF _Toc72832512 \h </w:instrText>
        </w:r>
        <w:r w:rsidR="001036B0">
          <w:rPr>
            <w:noProof/>
            <w:webHidden/>
          </w:rPr>
        </w:r>
        <w:r w:rsidR="001036B0">
          <w:rPr>
            <w:noProof/>
            <w:webHidden/>
          </w:rPr>
          <w:fldChar w:fldCharType="separate"/>
        </w:r>
        <w:r w:rsidR="001036B0">
          <w:rPr>
            <w:noProof/>
            <w:webHidden/>
          </w:rPr>
          <w:t>101</w:t>
        </w:r>
        <w:r w:rsidR="001036B0">
          <w:rPr>
            <w:noProof/>
            <w:webHidden/>
          </w:rPr>
          <w:fldChar w:fldCharType="end"/>
        </w:r>
      </w:hyperlink>
    </w:p>
    <w:p w14:paraId="2C519990" w14:textId="7DAB2B2F"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13" w:history="1">
        <w:r w:rsidR="001036B0" w:rsidRPr="003E2AA4">
          <w:rPr>
            <w:rStyle w:val="Hyperlink"/>
            <w:noProof/>
          </w:rPr>
          <w:t>7.2.1 Elementary Effects</w:t>
        </w:r>
        <w:r w:rsidR="001036B0">
          <w:rPr>
            <w:noProof/>
            <w:webHidden/>
          </w:rPr>
          <w:tab/>
        </w:r>
        <w:r w:rsidR="001036B0">
          <w:rPr>
            <w:noProof/>
            <w:webHidden/>
          </w:rPr>
          <w:fldChar w:fldCharType="begin"/>
        </w:r>
        <w:r w:rsidR="001036B0">
          <w:rPr>
            <w:noProof/>
            <w:webHidden/>
          </w:rPr>
          <w:instrText xml:space="preserve"> PAGEREF _Toc72832513 \h </w:instrText>
        </w:r>
        <w:r w:rsidR="001036B0">
          <w:rPr>
            <w:noProof/>
            <w:webHidden/>
          </w:rPr>
        </w:r>
        <w:r w:rsidR="001036B0">
          <w:rPr>
            <w:noProof/>
            <w:webHidden/>
          </w:rPr>
          <w:fldChar w:fldCharType="separate"/>
        </w:r>
        <w:r w:rsidR="001036B0">
          <w:rPr>
            <w:noProof/>
            <w:webHidden/>
          </w:rPr>
          <w:t>101</w:t>
        </w:r>
        <w:r w:rsidR="001036B0">
          <w:rPr>
            <w:noProof/>
            <w:webHidden/>
          </w:rPr>
          <w:fldChar w:fldCharType="end"/>
        </w:r>
      </w:hyperlink>
    </w:p>
    <w:p w14:paraId="517CF6DD" w14:textId="3F49ABB6"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14" w:history="1">
        <w:r w:rsidR="001036B0" w:rsidRPr="003E2AA4">
          <w:rPr>
            <w:rStyle w:val="Hyperlink"/>
            <w:noProof/>
          </w:rPr>
          <w:t>7.2.2 Sampling Scheme</w:t>
        </w:r>
        <w:r w:rsidR="001036B0">
          <w:rPr>
            <w:noProof/>
            <w:webHidden/>
          </w:rPr>
          <w:tab/>
        </w:r>
        <w:r w:rsidR="001036B0">
          <w:rPr>
            <w:noProof/>
            <w:webHidden/>
          </w:rPr>
          <w:fldChar w:fldCharType="begin"/>
        </w:r>
        <w:r w:rsidR="001036B0">
          <w:rPr>
            <w:noProof/>
            <w:webHidden/>
          </w:rPr>
          <w:instrText xml:space="preserve"> PAGEREF _Toc72832514 \h </w:instrText>
        </w:r>
        <w:r w:rsidR="001036B0">
          <w:rPr>
            <w:noProof/>
            <w:webHidden/>
          </w:rPr>
        </w:r>
        <w:r w:rsidR="001036B0">
          <w:rPr>
            <w:noProof/>
            <w:webHidden/>
          </w:rPr>
          <w:fldChar w:fldCharType="separate"/>
        </w:r>
        <w:r w:rsidR="001036B0">
          <w:rPr>
            <w:noProof/>
            <w:webHidden/>
          </w:rPr>
          <w:t>102</w:t>
        </w:r>
        <w:r w:rsidR="001036B0">
          <w:rPr>
            <w:noProof/>
            <w:webHidden/>
          </w:rPr>
          <w:fldChar w:fldCharType="end"/>
        </w:r>
      </w:hyperlink>
    </w:p>
    <w:p w14:paraId="4217560D" w14:textId="5B6D58A9"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15" w:history="1">
        <w:r w:rsidR="001036B0" w:rsidRPr="003E2AA4">
          <w:rPr>
            <w:rStyle w:val="Hyperlink"/>
            <w:noProof/>
          </w:rPr>
          <w:t>7.2.3 Control Variables</w:t>
        </w:r>
        <w:r w:rsidR="001036B0">
          <w:rPr>
            <w:noProof/>
            <w:webHidden/>
          </w:rPr>
          <w:tab/>
        </w:r>
        <w:r w:rsidR="001036B0">
          <w:rPr>
            <w:noProof/>
            <w:webHidden/>
          </w:rPr>
          <w:fldChar w:fldCharType="begin"/>
        </w:r>
        <w:r w:rsidR="001036B0">
          <w:rPr>
            <w:noProof/>
            <w:webHidden/>
          </w:rPr>
          <w:instrText xml:space="preserve"> PAGEREF _Toc72832515 \h </w:instrText>
        </w:r>
        <w:r w:rsidR="001036B0">
          <w:rPr>
            <w:noProof/>
            <w:webHidden/>
          </w:rPr>
        </w:r>
        <w:r w:rsidR="001036B0">
          <w:rPr>
            <w:noProof/>
            <w:webHidden/>
          </w:rPr>
          <w:fldChar w:fldCharType="separate"/>
        </w:r>
        <w:r w:rsidR="001036B0">
          <w:rPr>
            <w:noProof/>
            <w:webHidden/>
          </w:rPr>
          <w:t>103</w:t>
        </w:r>
        <w:r w:rsidR="001036B0">
          <w:rPr>
            <w:noProof/>
            <w:webHidden/>
          </w:rPr>
          <w:fldChar w:fldCharType="end"/>
        </w:r>
      </w:hyperlink>
    </w:p>
    <w:p w14:paraId="144CFB6E" w14:textId="403BF559"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516" w:history="1">
        <w:r w:rsidR="001036B0" w:rsidRPr="003E2AA4">
          <w:rPr>
            <w:rStyle w:val="Hyperlink"/>
            <w:noProof/>
          </w:rPr>
          <w:t>7.3 Method of Sobol</w:t>
        </w:r>
        <w:r w:rsidR="001036B0">
          <w:rPr>
            <w:noProof/>
            <w:webHidden/>
          </w:rPr>
          <w:tab/>
        </w:r>
        <w:r w:rsidR="001036B0">
          <w:rPr>
            <w:noProof/>
            <w:webHidden/>
          </w:rPr>
          <w:fldChar w:fldCharType="begin"/>
        </w:r>
        <w:r w:rsidR="001036B0">
          <w:rPr>
            <w:noProof/>
            <w:webHidden/>
          </w:rPr>
          <w:instrText xml:space="preserve"> PAGEREF _Toc72832516 \h </w:instrText>
        </w:r>
        <w:r w:rsidR="001036B0">
          <w:rPr>
            <w:noProof/>
            <w:webHidden/>
          </w:rPr>
        </w:r>
        <w:r w:rsidR="001036B0">
          <w:rPr>
            <w:noProof/>
            <w:webHidden/>
          </w:rPr>
          <w:fldChar w:fldCharType="separate"/>
        </w:r>
        <w:r w:rsidR="001036B0">
          <w:rPr>
            <w:noProof/>
            <w:webHidden/>
          </w:rPr>
          <w:t>104</w:t>
        </w:r>
        <w:r w:rsidR="001036B0">
          <w:rPr>
            <w:noProof/>
            <w:webHidden/>
          </w:rPr>
          <w:fldChar w:fldCharType="end"/>
        </w:r>
      </w:hyperlink>
    </w:p>
    <w:p w14:paraId="6856621B" w14:textId="37A7DD99"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17" w:history="1">
        <w:r w:rsidR="001036B0" w:rsidRPr="003E2AA4">
          <w:rPr>
            <w:rStyle w:val="Hyperlink"/>
            <w:noProof/>
          </w:rPr>
          <w:t>7.3.1 Sensitivity Indices</w:t>
        </w:r>
        <w:r w:rsidR="001036B0">
          <w:rPr>
            <w:noProof/>
            <w:webHidden/>
          </w:rPr>
          <w:tab/>
        </w:r>
        <w:r w:rsidR="001036B0">
          <w:rPr>
            <w:noProof/>
            <w:webHidden/>
          </w:rPr>
          <w:fldChar w:fldCharType="begin"/>
        </w:r>
        <w:r w:rsidR="001036B0">
          <w:rPr>
            <w:noProof/>
            <w:webHidden/>
          </w:rPr>
          <w:instrText xml:space="preserve"> PAGEREF _Toc72832517 \h </w:instrText>
        </w:r>
        <w:r w:rsidR="001036B0">
          <w:rPr>
            <w:noProof/>
            <w:webHidden/>
          </w:rPr>
        </w:r>
        <w:r w:rsidR="001036B0">
          <w:rPr>
            <w:noProof/>
            <w:webHidden/>
          </w:rPr>
          <w:fldChar w:fldCharType="separate"/>
        </w:r>
        <w:r w:rsidR="001036B0">
          <w:rPr>
            <w:noProof/>
            <w:webHidden/>
          </w:rPr>
          <w:t>104</w:t>
        </w:r>
        <w:r w:rsidR="001036B0">
          <w:rPr>
            <w:noProof/>
            <w:webHidden/>
          </w:rPr>
          <w:fldChar w:fldCharType="end"/>
        </w:r>
      </w:hyperlink>
    </w:p>
    <w:p w14:paraId="54FE9A05" w14:textId="2B5DC058"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18" w:history="1">
        <w:r w:rsidR="001036B0" w:rsidRPr="003E2AA4">
          <w:rPr>
            <w:rStyle w:val="Hyperlink"/>
            <w:noProof/>
          </w:rPr>
          <w:t>7.3.2 Control Variables</w:t>
        </w:r>
        <w:r w:rsidR="001036B0">
          <w:rPr>
            <w:noProof/>
            <w:webHidden/>
          </w:rPr>
          <w:tab/>
        </w:r>
        <w:r w:rsidR="001036B0">
          <w:rPr>
            <w:noProof/>
            <w:webHidden/>
          </w:rPr>
          <w:fldChar w:fldCharType="begin"/>
        </w:r>
        <w:r w:rsidR="001036B0">
          <w:rPr>
            <w:noProof/>
            <w:webHidden/>
          </w:rPr>
          <w:instrText xml:space="preserve"> PAGEREF _Toc72832518 \h </w:instrText>
        </w:r>
        <w:r w:rsidR="001036B0">
          <w:rPr>
            <w:noProof/>
            <w:webHidden/>
          </w:rPr>
        </w:r>
        <w:r w:rsidR="001036B0">
          <w:rPr>
            <w:noProof/>
            <w:webHidden/>
          </w:rPr>
          <w:fldChar w:fldCharType="separate"/>
        </w:r>
        <w:r w:rsidR="001036B0">
          <w:rPr>
            <w:noProof/>
            <w:webHidden/>
          </w:rPr>
          <w:t>105</w:t>
        </w:r>
        <w:r w:rsidR="001036B0">
          <w:rPr>
            <w:noProof/>
            <w:webHidden/>
          </w:rPr>
          <w:fldChar w:fldCharType="end"/>
        </w:r>
      </w:hyperlink>
    </w:p>
    <w:p w14:paraId="4667A774" w14:textId="22BD9209"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519" w:history="1">
        <w:r w:rsidR="001036B0" w:rsidRPr="003E2AA4">
          <w:rPr>
            <w:rStyle w:val="Hyperlink"/>
            <w:noProof/>
          </w:rPr>
          <w:t>7.4 PESTPP-SEN Output Files</w:t>
        </w:r>
        <w:r w:rsidR="001036B0">
          <w:rPr>
            <w:noProof/>
            <w:webHidden/>
          </w:rPr>
          <w:tab/>
        </w:r>
        <w:r w:rsidR="001036B0">
          <w:rPr>
            <w:noProof/>
            <w:webHidden/>
          </w:rPr>
          <w:fldChar w:fldCharType="begin"/>
        </w:r>
        <w:r w:rsidR="001036B0">
          <w:rPr>
            <w:noProof/>
            <w:webHidden/>
          </w:rPr>
          <w:instrText xml:space="preserve"> PAGEREF _Toc72832519 \h </w:instrText>
        </w:r>
        <w:r w:rsidR="001036B0">
          <w:rPr>
            <w:noProof/>
            <w:webHidden/>
          </w:rPr>
        </w:r>
        <w:r w:rsidR="001036B0">
          <w:rPr>
            <w:noProof/>
            <w:webHidden/>
          </w:rPr>
          <w:fldChar w:fldCharType="separate"/>
        </w:r>
        <w:r w:rsidR="001036B0">
          <w:rPr>
            <w:noProof/>
            <w:webHidden/>
          </w:rPr>
          <w:t>106</w:t>
        </w:r>
        <w:r w:rsidR="001036B0">
          <w:rPr>
            <w:noProof/>
            <w:webHidden/>
          </w:rPr>
          <w:fldChar w:fldCharType="end"/>
        </w:r>
      </w:hyperlink>
    </w:p>
    <w:p w14:paraId="118FEDBA" w14:textId="684CF431" w:rsidR="001036B0" w:rsidRDefault="004261F9">
      <w:pPr>
        <w:pStyle w:val="TOC1"/>
        <w:tabs>
          <w:tab w:val="right" w:leader="dot" w:pos="9016"/>
        </w:tabs>
        <w:rPr>
          <w:rFonts w:asciiTheme="minorHAnsi" w:eastAsiaTheme="minorEastAsia" w:hAnsiTheme="minorHAnsi" w:cstheme="minorBidi"/>
          <w:noProof/>
          <w:szCs w:val="24"/>
          <w:lang w:eastAsia="en-US"/>
        </w:rPr>
      </w:pPr>
      <w:hyperlink w:anchor="_Toc72832520" w:history="1">
        <w:r w:rsidR="001036B0" w:rsidRPr="003E2AA4">
          <w:rPr>
            <w:rStyle w:val="Hyperlink"/>
            <w:noProof/>
          </w:rPr>
          <w:t>8. PESTPP-OPT</w:t>
        </w:r>
        <w:r w:rsidR="001036B0">
          <w:rPr>
            <w:noProof/>
            <w:webHidden/>
          </w:rPr>
          <w:tab/>
        </w:r>
        <w:r w:rsidR="001036B0">
          <w:rPr>
            <w:noProof/>
            <w:webHidden/>
          </w:rPr>
          <w:fldChar w:fldCharType="begin"/>
        </w:r>
        <w:r w:rsidR="001036B0">
          <w:rPr>
            <w:noProof/>
            <w:webHidden/>
          </w:rPr>
          <w:instrText xml:space="preserve"> PAGEREF _Toc72832520 \h </w:instrText>
        </w:r>
        <w:r w:rsidR="001036B0">
          <w:rPr>
            <w:noProof/>
            <w:webHidden/>
          </w:rPr>
        </w:r>
        <w:r w:rsidR="001036B0">
          <w:rPr>
            <w:noProof/>
            <w:webHidden/>
          </w:rPr>
          <w:fldChar w:fldCharType="separate"/>
        </w:r>
        <w:r w:rsidR="001036B0">
          <w:rPr>
            <w:noProof/>
            <w:webHidden/>
          </w:rPr>
          <w:t>107</w:t>
        </w:r>
        <w:r w:rsidR="001036B0">
          <w:rPr>
            <w:noProof/>
            <w:webHidden/>
          </w:rPr>
          <w:fldChar w:fldCharType="end"/>
        </w:r>
      </w:hyperlink>
    </w:p>
    <w:p w14:paraId="599FB137" w14:textId="0EF5E6F1"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521" w:history="1">
        <w:r w:rsidR="001036B0" w:rsidRPr="003E2AA4">
          <w:rPr>
            <w:rStyle w:val="Hyperlink"/>
            <w:noProof/>
          </w:rPr>
          <w:t>8.1 Introduction</w:t>
        </w:r>
        <w:r w:rsidR="001036B0">
          <w:rPr>
            <w:noProof/>
            <w:webHidden/>
          </w:rPr>
          <w:tab/>
        </w:r>
        <w:r w:rsidR="001036B0">
          <w:rPr>
            <w:noProof/>
            <w:webHidden/>
          </w:rPr>
          <w:fldChar w:fldCharType="begin"/>
        </w:r>
        <w:r w:rsidR="001036B0">
          <w:rPr>
            <w:noProof/>
            <w:webHidden/>
          </w:rPr>
          <w:instrText xml:space="preserve"> PAGEREF _Toc72832521 \h </w:instrText>
        </w:r>
        <w:r w:rsidR="001036B0">
          <w:rPr>
            <w:noProof/>
            <w:webHidden/>
          </w:rPr>
        </w:r>
        <w:r w:rsidR="001036B0">
          <w:rPr>
            <w:noProof/>
            <w:webHidden/>
          </w:rPr>
          <w:fldChar w:fldCharType="separate"/>
        </w:r>
        <w:r w:rsidR="001036B0">
          <w:rPr>
            <w:noProof/>
            <w:webHidden/>
          </w:rPr>
          <w:t>107</w:t>
        </w:r>
        <w:r w:rsidR="001036B0">
          <w:rPr>
            <w:noProof/>
            <w:webHidden/>
          </w:rPr>
          <w:fldChar w:fldCharType="end"/>
        </w:r>
      </w:hyperlink>
    </w:p>
    <w:p w14:paraId="5E5E711B" w14:textId="7B75D510"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22" w:history="1">
        <w:r w:rsidR="001036B0" w:rsidRPr="003E2AA4">
          <w:rPr>
            <w:rStyle w:val="Hyperlink"/>
            <w:noProof/>
          </w:rPr>
          <w:t>8.1.1 A Publication</w:t>
        </w:r>
        <w:r w:rsidR="001036B0">
          <w:rPr>
            <w:noProof/>
            <w:webHidden/>
          </w:rPr>
          <w:tab/>
        </w:r>
        <w:r w:rsidR="001036B0">
          <w:rPr>
            <w:noProof/>
            <w:webHidden/>
          </w:rPr>
          <w:fldChar w:fldCharType="begin"/>
        </w:r>
        <w:r w:rsidR="001036B0">
          <w:rPr>
            <w:noProof/>
            <w:webHidden/>
          </w:rPr>
          <w:instrText xml:space="preserve"> PAGEREF _Toc72832522 \h </w:instrText>
        </w:r>
        <w:r w:rsidR="001036B0">
          <w:rPr>
            <w:noProof/>
            <w:webHidden/>
          </w:rPr>
        </w:r>
        <w:r w:rsidR="001036B0">
          <w:rPr>
            <w:noProof/>
            <w:webHidden/>
          </w:rPr>
          <w:fldChar w:fldCharType="separate"/>
        </w:r>
        <w:r w:rsidR="001036B0">
          <w:rPr>
            <w:noProof/>
            <w:webHidden/>
          </w:rPr>
          <w:t>107</w:t>
        </w:r>
        <w:r w:rsidR="001036B0">
          <w:rPr>
            <w:noProof/>
            <w:webHidden/>
          </w:rPr>
          <w:fldChar w:fldCharType="end"/>
        </w:r>
      </w:hyperlink>
    </w:p>
    <w:p w14:paraId="682608C0" w14:textId="7D222AED"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23" w:history="1">
        <w:r w:rsidR="001036B0" w:rsidRPr="003E2AA4">
          <w:rPr>
            <w:rStyle w:val="Hyperlink"/>
            <w:noProof/>
          </w:rPr>
          <w:t>8.1.2 Overview</w:t>
        </w:r>
        <w:r w:rsidR="001036B0">
          <w:rPr>
            <w:noProof/>
            <w:webHidden/>
          </w:rPr>
          <w:tab/>
        </w:r>
        <w:r w:rsidR="001036B0">
          <w:rPr>
            <w:noProof/>
            <w:webHidden/>
          </w:rPr>
          <w:fldChar w:fldCharType="begin"/>
        </w:r>
        <w:r w:rsidR="001036B0">
          <w:rPr>
            <w:noProof/>
            <w:webHidden/>
          </w:rPr>
          <w:instrText xml:space="preserve"> PAGEREF _Toc72832523 \h </w:instrText>
        </w:r>
        <w:r w:rsidR="001036B0">
          <w:rPr>
            <w:noProof/>
            <w:webHidden/>
          </w:rPr>
        </w:r>
        <w:r w:rsidR="001036B0">
          <w:rPr>
            <w:noProof/>
            <w:webHidden/>
          </w:rPr>
          <w:fldChar w:fldCharType="separate"/>
        </w:r>
        <w:r w:rsidR="001036B0">
          <w:rPr>
            <w:noProof/>
            <w:webHidden/>
          </w:rPr>
          <w:t>107</w:t>
        </w:r>
        <w:r w:rsidR="001036B0">
          <w:rPr>
            <w:noProof/>
            <w:webHidden/>
          </w:rPr>
          <w:fldChar w:fldCharType="end"/>
        </w:r>
      </w:hyperlink>
    </w:p>
    <w:p w14:paraId="162A95D4" w14:textId="72B48142"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24" w:history="1">
        <w:r w:rsidR="001036B0" w:rsidRPr="003E2AA4">
          <w:rPr>
            <w:rStyle w:val="Hyperlink"/>
            <w:noProof/>
          </w:rPr>
          <w:t>8.1.3 Calculation of Uncertainty</w:t>
        </w:r>
        <w:r w:rsidR="001036B0">
          <w:rPr>
            <w:noProof/>
            <w:webHidden/>
          </w:rPr>
          <w:tab/>
        </w:r>
        <w:r w:rsidR="001036B0">
          <w:rPr>
            <w:noProof/>
            <w:webHidden/>
          </w:rPr>
          <w:fldChar w:fldCharType="begin"/>
        </w:r>
        <w:r w:rsidR="001036B0">
          <w:rPr>
            <w:noProof/>
            <w:webHidden/>
          </w:rPr>
          <w:instrText xml:space="preserve"> PAGEREF _Toc72832524 \h </w:instrText>
        </w:r>
        <w:r w:rsidR="001036B0">
          <w:rPr>
            <w:noProof/>
            <w:webHidden/>
          </w:rPr>
        </w:r>
        <w:r w:rsidR="001036B0">
          <w:rPr>
            <w:noProof/>
            <w:webHidden/>
          </w:rPr>
          <w:fldChar w:fldCharType="separate"/>
        </w:r>
        <w:r w:rsidR="001036B0">
          <w:rPr>
            <w:noProof/>
            <w:webHidden/>
          </w:rPr>
          <w:t>108</w:t>
        </w:r>
        <w:r w:rsidR="001036B0">
          <w:rPr>
            <w:noProof/>
            <w:webHidden/>
          </w:rPr>
          <w:fldChar w:fldCharType="end"/>
        </w:r>
      </w:hyperlink>
    </w:p>
    <w:p w14:paraId="7AC2A4F4" w14:textId="35E117C6"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25" w:history="1">
        <w:r w:rsidR="001036B0" w:rsidRPr="003E2AA4">
          <w:rPr>
            <w:rStyle w:val="Hyperlink"/>
            <w:noProof/>
          </w:rPr>
          <w:t>8.1.4 Optimization</w:t>
        </w:r>
        <w:r w:rsidR="001036B0">
          <w:rPr>
            <w:noProof/>
            <w:webHidden/>
          </w:rPr>
          <w:tab/>
        </w:r>
        <w:r w:rsidR="001036B0">
          <w:rPr>
            <w:noProof/>
            <w:webHidden/>
          </w:rPr>
          <w:fldChar w:fldCharType="begin"/>
        </w:r>
        <w:r w:rsidR="001036B0">
          <w:rPr>
            <w:noProof/>
            <w:webHidden/>
          </w:rPr>
          <w:instrText xml:space="preserve"> PAGEREF _Toc72832525 \h </w:instrText>
        </w:r>
        <w:r w:rsidR="001036B0">
          <w:rPr>
            <w:noProof/>
            <w:webHidden/>
          </w:rPr>
        </w:r>
        <w:r w:rsidR="001036B0">
          <w:rPr>
            <w:noProof/>
            <w:webHidden/>
          </w:rPr>
          <w:fldChar w:fldCharType="separate"/>
        </w:r>
        <w:r w:rsidR="001036B0">
          <w:rPr>
            <w:noProof/>
            <w:webHidden/>
          </w:rPr>
          <w:t>110</w:t>
        </w:r>
        <w:r w:rsidR="001036B0">
          <w:rPr>
            <w:noProof/>
            <w:webHidden/>
          </w:rPr>
          <w:fldChar w:fldCharType="end"/>
        </w:r>
      </w:hyperlink>
    </w:p>
    <w:p w14:paraId="183F14A9" w14:textId="46CF9F4D"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26" w:history="1">
        <w:r w:rsidR="001036B0" w:rsidRPr="003E2AA4">
          <w:rPr>
            <w:rStyle w:val="Hyperlink"/>
            <w:noProof/>
          </w:rPr>
          <w:t>8.1.5 Chance Constraints</w:t>
        </w:r>
        <w:r w:rsidR="001036B0">
          <w:rPr>
            <w:noProof/>
            <w:webHidden/>
          </w:rPr>
          <w:tab/>
        </w:r>
        <w:r w:rsidR="001036B0">
          <w:rPr>
            <w:noProof/>
            <w:webHidden/>
          </w:rPr>
          <w:fldChar w:fldCharType="begin"/>
        </w:r>
        <w:r w:rsidR="001036B0">
          <w:rPr>
            <w:noProof/>
            <w:webHidden/>
          </w:rPr>
          <w:instrText xml:space="preserve"> PAGEREF _Toc72832526 \h </w:instrText>
        </w:r>
        <w:r w:rsidR="001036B0">
          <w:rPr>
            <w:noProof/>
            <w:webHidden/>
          </w:rPr>
        </w:r>
        <w:r w:rsidR="001036B0">
          <w:rPr>
            <w:noProof/>
            <w:webHidden/>
          </w:rPr>
          <w:fldChar w:fldCharType="separate"/>
        </w:r>
        <w:r w:rsidR="001036B0">
          <w:rPr>
            <w:noProof/>
            <w:webHidden/>
          </w:rPr>
          <w:t>111</w:t>
        </w:r>
        <w:r w:rsidR="001036B0">
          <w:rPr>
            <w:noProof/>
            <w:webHidden/>
          </w:rPr>
          <w:fldChar w:fldCharType="end"/>
        </w:r>
      </w:hyperlink>
    </w:p>
    <w:p w14:paraId="47086026" w14:textId="26366E58"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527" w:history="1">
        <w:r w:rsidR="001036B0" w:rsidRPr="003E2AA4">
          <w:rPr>
            <w:rStyle w:val="Hyperlink"/>
            <w:noProof/>
          </w:rPr>
          <w:t>8.2 Using PESTPP-OPT</w:t>
        </w:r>
        <w:r w:rsidR="001036B0">
          <w:rPr>
            <w:noProof/>
            <w:webHidden/>
          </w:rPr>
          <w:tab/>
        </w:r>
        <w:r w:rsidR="001036B0">
          <w:rPr>
            <w:noProof/>
            <w:webHidden/>
          </w:rPr>
          <w:fldChar w:fldCharType="begin"/>
        </w:r>
        <w:r w:rsidR="001036B0">
          <w:rPr>
            <w:noProof/>
            <w:webHidden/>
          </w:rPr>
          <w:instrText xml:space="preserve"> PAGEREF _Toc72832527 \h </w:instrText>
        </w:r>
        <w:r w:rsidR="001036B0">
          <w:rPr>
            <w:noProof/>
            <w:webHidden/>
          </w:rPr>
        </w:r>
        <w:r w:rsidR="001036B0">
          <w:rPr>
            <w:noProof/>
            <w:webHidden/>
          </w:rPr>
          <w:fldChar w:fldCharType="separate"/>
        </w:r>
        <w:r w:rsidR="001036B0">
          <w:rPr>
            <w:noProof/>
            <w:webHidden/>
          </w:rPr>
          <w:t>112</w:t>
        </w:r>
        <w:r w:rsidR="001036B0">
          <w:rPr>
            <w:noProof/>
            <w:webHidden/>
          </w:rPr>
          <w:fldChar w:fldCharType="end"/>
        </w:r>
      </w:hyperlink>
    </w:p>
    <w:p w14:paraId="275D79F5" w14:textId="6791520B"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28" w:history="1">
        <w:r w:rsidR="001036B0" w:rsidRPr="003E2AA4">
          <w:rPr>
            <w:rStyle w:val="Hyperlink"/>
            <w:noProof/>
          </w:rPr>
          <w:t>8.2.1The PEST Control File</w:t>
        </w:r>
        <w:r w:rsidR="001036B0">
          <w:rPr>
            <w:noProof/>
            <w:webHidden/>
          </w:rPr>
          <w:tab/>
        </w:r>
        <w:r w:rsidR="001036B0">
          <w:rPr>
            <w:noProof/>
            <w:webHidden/>
          </w:rPr>
          <w:fldChar w:fldCharType="begin"/>
        </w:r>
        <w:r w:rsidR="001036B0">
          <w:rPr>
            <w:noProof/>
            <w:webHidden/>
          </w:rPr>
          <w:instrText xml:space="preserve"> PAGEREF _Toc72832528 \h </w:instrText>
        </w:r>
        <w:r w:rsidR="001036B0">
          <w:rPr>
            <w:noProof/>
            <w:webHidden/>
          </w:rPr>
        </w:r>
        <w:r w:rsidR="001036B0">
          <w:rPr>
            <w:noProof/>
            <w:webHidden/>
          </w:rPr>
          <w:fldChar w:fldCharType="separate"/>
        </w:r>
        <w:r w:rsidR="001036B0">
          <w:rPr>
            <w:noProof/>
            <w:webHidden/>
          </w:rPr>
          <w:t>112</w:t>
        </w:r>
        <w:r w:rsidR="001036B0">
          <w:rPr>
            <w:noProof/>
            <w:webHidden/>
          </w:rPr>
          <w:fldChar w:fldCharType="end"/>
        </w:r>
      </w:hyperlink>
    </w:p>
    <w:p w14:paraId="481C71E9" w14:textId="40182253"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29" w:history="1">
        <w:r w:rsidR="001036B0" w:rsidRPr="003E2AA4">
          <w:rPr>
            <w:rStyle w:val="Hyperlink"/>
            <w:noProof/>
          </w:rPr>
          <w:t>8.2.2 Decision Variables and Parameters</w:t>
        </w:r>
        <w:r w:rsidR="001036B0">
          <w:rPr>
            <w:noProof/>
            <w:webHidden/>
          </w:rPr>
          <w:tab/>
        </w:r>
        <w:r w:rsidR="001036B0">
          <w:rPr>
            <w:noProof/>
            <w:webHidden/>
          </w:rPr>
          <w:fldChar w:fldCharType="begin"/>
        </w:r>
        <w:r w:rsidR="001036B0">
          <w:rPr>
            <w:noProof/>
            <w:webHidden/>
          </w:rPr>
          <w:instrText xml:space="preserve"> PAGEREF _Toc72832529 \h </w:instrText>
        </w:r>
        <w:r w:rsidR="001036B0">
          <w:rPr>
            <w:noProof/>
            <w:webHidden/>
          </w:rPr>
        </w:r>
        <w:r w:rsidR="001036B0">
          <w:rPr>
            <w:noProof/>
            <w:webHidden/>
          </w:rPr>
          <w:fldChar w:fldCharType="separate"/>
        </w:r>
        <w:r w:rsidR="001036B0">
          <w:rPr>
            <w:noProof/>
            <w:webHidden/>
          </w:rPr>
          <w:t>113</w:t>
        </w:r>
        <w:r w:rsidR="001036B0">
          <w:rPr>
            <w:noProof/>
            <w:webHidden/>
          </w:rPr>
          <w:fldChar w:fldCharType="end"/>
        </w:r>
      </w:hyperlink>
    </w:p>
    <w:p w14:paraId="064AE38C" w14:textId="074966D0"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30" w:history="1">
        <w:r w:rsidR="001036B0" w:rsidRPr="003E2AA4">
          <w:rPr>
            <w:rStyle w:val="Hyperlink"/>
            <w:noProof/>
          </w:rPr>
          <w:t>8.2.3 Defining the Objective Function</w:t>
        </w:r>
        <w:r w:rsidR="001036B0">
          <w:rPr>
            <w:noProof/>
            <w:webHidden/>
          </w:rPr>
          <w:tab/>
        </w:r>
        <w:r w:rsidR="001036B0">
          <w:rPr>
            <w:noProof/>
            <w:webHidden/>
          </w:rPr>
          <w:fldChar w:fldCharType="begin"/>
        </w:r>
        <w:r w:rsidR="001036B0">
          <w:rPr>
            <w:noProof/>
            <w:webHidden/>
          </w:rPr>
          <w:instrText xml:space="preserve"> PAGEREF _Toc72832530 \h </w:instrText>
        </w:r>
        <w:r w:rsidR="001036B0">
          <w:rPr>
            <w:noProof/>
            <w:webHidden/>
          </w:rPr>
        </w:r>
        <w:r w:rsidR="001036B0">
          <w:rPr>
            <w:noProof/>
            <w:webHidden/>
          </w:rPr>
          <w:fldChar w:fldCharType="separate"/>
        </w:r>
        <w:r w:rsidR="001036B0">
          <w:rPr>
            <w:noProof/>
            <w:webHidden/>
          </w:rPr>
          <w:t>114</w:t>
        </w:r>
        <w:r w:rsidR="001036B0">
          <w:rPr>
            <w:noProof/>
            <w:webHidden/>
          </w:rPr>
          <w:fldChar w:fldCharType="end"/>
        </w:r>
      </w:hyperlink>
    </w:p>
    <w:p w14:paraId="0208148E" w14:textId="0D9A7876"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31" w:history="1">
        <w:r w:rsidR="001036B0" w:rsidRPr="003E2AA4">
          <w:rPr>
            <w:rStyle w:val="Hyperlink"/>
            <w:noProof/>
          </w:rPr>
          <w:t>8.2.4 Constraints</w:t>
        </w:r>
        <w:r w:rsidR="001036B0">
          <w:rPr>
            <w:noProof/>
            <w:webHidden/>
          </w:rPr>
          <w:tab/>
        </w:r>
        <w:r w:rsidR="001036B0">
          <w:rPr>
            <w:noProof/>
            <w:webHidden/>
          </w:rPr>
          <w:fldChar w:fldCharType="begin"/>
        </w:r>
        <w:r w:rsidR="001036B0">
          <w:rPr>
            <w:noProof/>
            <w:webHidden/>
          </w:rPr>
          <w:instrText xml:space="preserve"> PAGEREF _Toc72832531 \h </w:instrText>
        </w:r>
        <w:r w:rsidR="001036B0">
          <w:rPr>
            <w:noProof/>
            <w:webHidden/>
          </w:rPr>
        </w:r>
        <w:r w:rsidR="001036B0">
          <w:rPr>
            <w:noProof/>
            <w:webHidden/>
          </w:rPr>
          <w:fldChar w:fldCharType="separate"/>
        </w:r>
        <w:r w:rsidR="001036B0">
          <w:rPr>
            <w:noProof/>
            <w:webHidden/>
          </w:rPr>
          <w:t>114</w:t>
        </w:r>
        <w:r w:rsidR="001036B0">
          <w:rPr>
            <w:noProof/>
            <w:webHidden/>
          </w:rPr>
          <w:fldChar w:fldCharType="end"/>
        </w:r>
      </w:hyperlink>
    </w:p>
    <w:p w14:paraId="0B0942E3" w14:textId="209DA977"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32" w:history="1">
        <w:r w:rsidR="001036B0" w:rsidRPr="003E2AA4">
          <w:rPr>
            <w:rStyle w:val="Hyperlink"/>
            <w:noProof/>
          </w:rPr>
          <w:t>8.2.5 Observations</w:t>
        </w:r>
        <w:r w:rsidR="001036B0">
          <w:rPr>
            <w:noProof/>
            <w:webHidden/>
          </w:rPr>
          <w:tab/>
        </w:r>
        <w:r w:rsidR="001036B0">
          <w:rPr>
            <w:noProof/>
            <w:webHidden/>
          </w:rPr>
          <w:fldChar w:fldCharType="begin"/>
        </w:r>
        <w:r w:rsidR="001036B0">
          <w:rPr>
            <w:noProof/>
            <w:webHidden/>
          </w:rPr>
          <w:instrText xml:space="preserve"> PAGEREF _Toc72832532 \h </w:instrText>
        </w:r>
        <w:r w:rsidR="001036B0">
          <w:rPr>
            <w:noProof/>
            <w:webHidden/>
          </w:rPr>
        </w:r>
        <w:r w:rsidR="001036B0">
          <w:rPr>
            <w:noProof/>
            <w:webHidden/>
          </w:rPr>
          <w:fldChar w:fldCharType="separate"/>
        </w:r>
        <w:r w:rsidR="001036B0">
          <w:rPr>
            <w:noProof/>
            <w:webHidden/>
          </w:rPr>
          <w:t>115</w:t>
        </w:r>
        <w:r w:rsidR="001036B0">
          <w:rPr>
            <w:noProof/>
            <w:webHidden/>
          </w:rPr>
          <w:fldChar w:fldCharType="end"/>
        </w:r>
      </w:hyperlink>
    </w:p>
    <w:p w14:paraId="7D57B3E3" w14:textId="2E31946D"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33" w:history="1">
        <w:r w:rsidR="001036B0" w:rsidRPr="003E2AA4">
          <w:rPr>
            <w:rStyle w:val="Hyperlink"/>
            <w:noProof/>
          </w:rPr>
          <w:t>8.2.6 Regularization</w:t>
        </w:r>
        <w:r w:rsidR="001036B0">
          <w:rPr>
            <w:noProof/>
            <w:webHidden/>
          </w:rPr>
          <w:tab/>
        </w:r>
        <w:r w:rsidR="001036B0">
          <w:rPr>
            <w:noProof/>
            <w:webHidden/>
          </w:rPr>
          <w:fldChar w:fldCharType="begin"/>
        </w:r>
        <w:r w:rsidR="001036B0">
          <w:rPr>
            <w:noProof/>
            <w:webHidden/>
          </w:rPr>
          <w:instrText xml:space="preserve"> PAGEREF _Toc72832533 \h </w:instrText>
        </w:r>
        <w:r w:rsidR="001036B0">
          <w:rPr>
            <w:noProof/>
            <w:webHidden/>
          </w:rPr>
        </w:r>
        <w:r w:rsidR="001036B0">
          <w:rPr>
            <w:noProof/>
            <w:webHidden/>
          </w:rPr>
          <w:fldChar w:fldCharType="separate"/>
        </w:r>
        <w:r w:rsidR="001036B0">
          <w:rPr>
            <w:noProof/>
            <w:webHidden/>
          </w:rPr>
          <w:t>116</w:t>
        </w:r>
        <w:r w:rsidR="001036B0">
          <w:rPr>
            <w:noProof/>
            <w:webHidden/>
          </w:rPr>
          <w:fldChar w:fldCharType="end"/>
        </w:r>
      </w:hyperlink>
    </w:p>
    <w:p w14:paraId="289D0FDB" w14:textId="3B5E3590"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34" w:history="1">
        <w:r w:rsidR="001036B0" w:rsidRPr="003E2AA4">
          <w:rPr>
            <w:rStyle w:val="Hyperlink"/>
            <w:noProof/>
          </w:rPr>
          <w:t>8.2.7 Prior Covariance Matrix</w:t>
        </w:r>
        <w:r w:rsidR="001036B0">
          <w:rPr>
            <w:noProof/>
            <w:webHidden/>
          </w:rPr>
          <w:tab/>
        </w:r>
        <w:r w:rsidR="001036B0">
          <w:rPr>
            <w:noProof/>
            <w:webHidden/>
          </w:rPr>
          <w:fldChar w:fldCharType="begin"/>
        </w:r>
        <w:r w:rsidR="001036B0">
          <w:rPr>
            <w:noProof/>
            <w:webHidden/>
          </w:rPr>
          <w:instrText xml:space="preserve"> PAGEREF _Toc72832534 \h </w:instrText>
        </w:r>
        <w:r w:rsidR="001036B0">
          <w:rPr>
            <w:noProof/>
            <w:webHidden/>
          </w:rPr>
        </w:r>
        <w:r w:rsidR="001036B0">
          <w:rPr>
            <w:noProof/>
            <w:webHidden/>
          </w:rPr>
          <w:fldChar w:fldCharType="separate"/>
        </w:r>
        <w:r w:rsidR="001036B0">
          <w:rPr>
            <w:noProof/>
            <w:webHidden/>
          </w:rPr>
          <w:t>116</w:t>
        </w:r>
        <w:r w:rsidR="001036B0">
          <w:rPr>
            <w:noProof/>
            <w:webHidden/>
          </w:rPr>
          <w:fldChar w:fldCharType="end"/>
        </w:r>
      </w:hyperlink>
    </w:p>
    <w:p w14:paraId="2C760D9D" w14:textId="5D784811"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35" w:history="1">
        <w:r w:rsidR="001036B0" w:rsidRPr="003E2AA4">
          <w:rPr>
            <w:rStyle w:val="Hyperlink"/>
            <w:noProof/>
          </w:rPr>
          <w:t>8.2.8 Risk</w:t>
        </w:r>
        <w:r w:rsidR="001036B0">
          <w:rPr>
            <w:noProof/>
            <w:webHidden/>
          </w:rPr>
          <w:tab/>
        </w:r>
        <w:r w:rsidR="001036B0">
          <w:rPr>
            <w:noProof/>
            <w:webHidden/>
          </w:rPr>
          <w:fldChar w:fldCharType="begin"/>
        </w:r>
        <w:r w:rsidR="001036B0">
          <w:rPr>
            <w:noProof/>
            <w:webHidden/>
          </w:rPr>
          <w:instrText xml:space="preserve"> PAGEREF _Toc72832535 \h </w:instrText>
        </w:r>
        <w:r w:rsidR="001036B0">
          <w:rPr>
            <w:noProof/>
            <w:webHidden/>
          </w:rPr>
        </w:r>
        <w:r w:rsidR="001036B0">
          <w:rPr>
            <w:noProof/>
            <w:webHidden/>
          </w:rPr>
          <w:fldChar w:fldCharType="separate"/>
        </w:r>
        <w:r w:rsidR="001036B0">
          <w:rPr>
            <w:noProof/>
            <w:webHidden/>
          </w:rPr>
          <w:t>117</w:t>
        </w:r>
        <w:r w:rsidR="001036B0">
          <w:rPr>
            <w:noProof/>
            <w:webHidden/>
          </w:rPr>
          <w:fldChar w:fldCharType="end"/>
        </w:r>
      </w:hyperlink>
    </w:p>
    <w:p w14:paraId="47F51DB2" w14:textId="033515CA"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36" w:history="1">
        <w:r w:rsidR="001036B0" w:rsidRPr="003E2AA4">
          <w:rPr>
            <w:rStyle w:val="Hyperlink"/>
            <w:noProof/>
          </w:rPr>
          <w:t>8.2.9 Jacobian  and Response Matrices</w:t>
        </w:r>
        <w:r w:rsidR="001036B0">
          <w:rPr>
            <w:noProof/>
            <w:webHidden/>
          </w:rPr>
          <w:tab/>
        </w:r>
        <w:r w:rsidR="001036B0">
          <w:rPr>
            <w:noProof/>
            <w:webHidden/>
          </w:rPr>
          <w:fldChar w:fldCharType="begin"/>
        </w:r>
        <w:r w:rsidR="001036B0">
          <w:rPr>
            <w:noProof/>
            <w:webHidden/>
          </w:rPr>
          <w:instrText xml:space="preserve"> PAGEREF _Toc72832536 \h </w:instrText>
        </w:r>
        <w:r w:rsidR="001036B0">
          <w:rPr>
            <w:noProof/>
            <w:webHidden/>
          </w:rPr>
        </w:r>
        <w:r w:rsidR="001036B0">
          <w:rPr>
            <w:noProof/>
            <w:webHidden/>
          </w:rPr>
          <w:fldChar w:fldCharType="separate"/>
        </w:r>
        <w:r w:rsidR="001036B0">
          <w:rPr>
            <w:noProof/>
            <w:webHidden/>
          </w:rPr>
          <w:t>117</w:t>
        </w:r>
        <w:r w:rsidR="001036B0">
          <w:rPr>
            <w:noProof/>
            <w:webHidden/>
          </w:rPr>
          <w:fldChar w:fldCharType="end"/>
        </w:r>
      </w:hyperlink>
    </w:p>
    <w:p w14:paraId="21811174" w14:textId="3078F9A8"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37" w:history="1">
        <w:r w:rsidR="001036B0" w:rsidRPr="003E2AA4">
          <w:rPr>
            <w:rStyle w:val="Hyperlink"/>
            <w:noProof/>
          </w:rPr>
          <w:t>8.2.10 Solution Convergence</w:t>
        </w:r>
        <w:r w:rsidR="001036B0">
          <w:rPr>
            <w:noProof/>
            <w:webHidden/>
          </w:rPr>
          <w:tab/>
        </w:r>
        <w:r w:rsidR="001036B0">
          <w:rPr>
            <w:noProof/>
            <w:webHidden/>
          </w:rPr>
          <w:fldChar w:fldCharType="begin"/>
        </w:r>
        <w:r w:rsidR="001036B0">
          <w:rPr>
            <w:noProof/>
            <w:webHidden/>
          </w:rPr>
          <w:instrText xml:space="preserve"> PAGEREF _Toc72832537 \h </w:instrText>
        </w:r>
        <w:r w:rsidR="001036B0">
          <w:rPr>
            <w:noProof/>
            <w:webHidden/>
          </w:rPr>
        </w:r>
        <w:r w:rsidR="001036B0">
          <w:rPr>
            <w:noProof/>
            <w:webHidden/>
          </w:rPr>
          <w:fldChar w:fldCharType="separate"/>
        </w:r>
        <w:r w:rsidR="001036B0">
          <w:rPr>
            <w:noProof/>
            <w:webHidden/>
          </w:rPr>
          <w:t>118</w:t>
        </w:r>
        <w:r w:rsidR="001036B0">
          <w:rPr>
            <w:noProof/>
            <w:webHidden/>
          </w:rPr>
          <w:fldChar w:fldCharType="end"/>
        </w:r>
      </w:hyperlink>
    </w:p>
    <w:p w14:paraId="6F87562C" w14:textId="061370CF"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38" w:history="1">
        <w:r w:rsidR="001036B0" w:rsidRPr="003E2AA4">
          <w:rPr>
            <w:rStyle w:val="Hyperlink"/>
            <w:noProof/>
          </w:rPr>
          <w:t>8.2.11 Other Control Variables</w:t>
        </w:r>
        <w:r w:rsidR="001036B0">
          <w:rPr>
            <w:noProof/>
            <w:webHidden/>
          </w:rPr>
          <w:tab/>
        </w:r>
        <w:r w:rsidR="001036B0">
          <w:rPr>
            <w:noProof/>
            <w:webHidden/>
          </w:rPr>
          <w:fldChar w:fldCharType="begin"/>
        </w:r>
        <w:r w:rsidR="001036B0">
          <w:rPr>
            <w:noProof/>
            <w:webHidden/>
          </w:rPr>
          <w:instrText xml:space="preserve"> PAGEREF _Toc72832538 \h </w:instrText>
        </w:r>
        <w:r w:rsidR="001036B0">
          <w:rPr>
            <w:noProof/>
            <w:webHidden/>
          </w:rPr>
        </w:r>
        <w:r w:rsidR="001036B0">
          <w:rPr>
            <w:noProof/>
            <w:webHidden/>
          </w:rPr>
          <w:fldChar w:fldCharType="separate"/>
        </w:r>
        <w:r w:rsidR="001036B0">
          <w:rPr>
            <w:noProof/>
            <w:webHidden/>
          </w:rPr>
          <w:t>119</w:t>
        </w:r>
        <w:r w:rsidR="001036B0">
          <w:rPr>
            <w:noProof/>
            <w:webHidden/>
          </w:rPr>
          <w:fldChar w:fldCharType="end"/>
        </w:r>
      </w:hyperlink>
    </w:p>
    <w:p w14:paraId="3601B751" w14:textId="17065FED"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39" w:history="1">
        <w:r w:rsidR="001036B0" w:rsidRPr="003E2AA4">
          <w:rPr>
            <w:rStyle w:val="Hyperlink"/>
            <w:noProof/>
          </w:rPr>
          <w:t>8.2.12 Final Model Run</w:t>
        </w:r>
        <w:r w:rsidR="001036B0">
          <w:rPr>
            <w:noProof/>
            <w:webHidden/>
          </w:rPr>
          <w:tab/>
        </w:r>
        <w:r w:rsidR="001036B0">
          <w:rPr>
            <w:noProof/>
            <w:webHidden/>
          </w:rPr>
          <w:fldChar w:fldCharType="begin"/>
        </w:r>
        <w:r w:rsidR="001036B0">
          <w:rPr>
            <w:noProof/>
            <w:webHidden/>
          </w:rPr>
          <w:instrText xml:space="preserve"> PAGEREF _Toc72832539 \h </w:instrText>
        </w:r>
        <w:r w:rsidR="001036B0">
          <w:rPr>
            <w:noProof/>
            <w:webHidden/>
          </w:rPr>
        </w:r>
        <w:r w:rsidR="001036B0">
          <w:rPr>
            <w:noProof/>
            <w:webHidden/>
          </w:rPr>
          <w:fldChar w:fldCharType="separate"/>
        </w:r>
        <w:r w:rsidR="001036B0">
          <w:rPr>
            <w:noProof/>
            <w:webHidden/>
          </w:rPr>
          <w:t>119</w:t>
        </w:r>
        <w:r w:rsidR="001036B0">
          <w:rPr>
            <w:noProof/>
            <w:webHidden/>
          </w:rPr>
          <w:fldChar w:fldCharType="end"/>
        </w:r>
      </w:hyperlink>
    </w:p>
    <w:p w14:paraId="7AE27677" w14:textId="1BF370F4"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40" w:history="1">
        <w:r w:rsidR="001036B0" w:rsidRPr="003E2AA4">
          <w:rPr>
            <w:rStyle w:val="Hyperlink"/>
            <w:noProof/>
          </w:rPr>
          <w:t>8.2.13 Restarts</w:t>
        </w:r>
        <w:r w:rsidR="001036B0">
          <w:rPr>
            <w:noProof/>
            <w:webHidden/>
          </w:rPr>
          <w:tab/>
        </w:r>
        <w:r w:rsidR="001036B0">
          <w:rPr>
            <w:noProof/>
            <w:webHidden/>
          </w:rPr>
          <w:fldChar w:fldCharType="begin"/>
        </w:r>
        <w:r w:rsidR="001036B0">
          <w:rPr>
            <w:noProof/>
            <w:webHidden/>
          </w:rPr>
          <w:instrText xml:space="preserve"> PAGEREF _Toc72832540 \h </w:instrText>
        </w:r>
        <w:r w:rsidR="001036B0">
          <w:rPr>
            <w:noProof/>
            <w:webHidden/>
          </w:rPr>
        </w:r>
        <w:r w:rsidR="001036B0">
          <w:rPr>
            <w:noProof/>
            <w:webHidden/>
          </w:rPr>
          <w:fldChar w:fldCharType="separate"/>
        </w:r>
        <w:r w:rsidR="001036B0">
          <w:rPr>
            <w:noProof/>
            <w:webHidden/>
          </w:rPr>
          <w:t>119</w:t>
        </w:r>
        <w:r w:rsidR="001036B0">
          <w:rPr>
            <w:noProof/>
            <w:webHidden/>
          </w:rPr>
          <w:fldChar w:fldCharType="end"/>
        </w:r>
      </w:hyperlink>
    </w:p>
    <w:p w14:paraId="5CE79D7A" w14:textId="5F3A2056"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41" w:history="1">
        <w:r w:rsidR="001036B0" w:rsidRPr="003E2AA4">
          <w:rPr>
            <w:rStyle w:val="Hyperlink"/>
            <w:noProof/>
          </w:rPr>
          <w:t>8.2.14 Zero Run Solution</w:t>
        </w:r>
        <w:r w:rsidR="001036B0">
          <w:rPr>
            <w:noProof/>
            <w:webHidden/>
          </w:rPr>
          <w:tab/>
        </w:r>
        <w:r w:rsidR="001036B0">
          <w:rPr>
            <w:noProof/>
            <w:webHidden/>
          </w:rPr>
          <w:fldChar w:fldCharType="begin"/>
        </w:r>
        <w:r w:rsidR="001036B0">
          <w:rPr>
            <w:noProof/>
            <w:webHidden/>
          </w:rPr>
          <w:instrText xml:space="preserve"> PAGEREF _Toc72832541 \h </w:instrText>
        </w:r>
        <w:r w:rsidR="001036B0">
          <w:rPr>
            <w:noProof/>
            <w:webHidden/>
          </w:rPr>
        </w:r>
        <w:r w:rsidR="001036B0">
          <w:rPr>
            <w:noProof/>
            <w:webHidden/>
          </w:rPr>
          <w:fldChar w:fldCharType="separate"/>
        </w:r>
        <w:r w:rsidR="001036B0">
          <w:rPr>
            <w:noProof/>
            <w:webHidden/>
          </w:rPr>
          <w:t>119</w:t>
        </w:r>
        <w:r w:rsidR="001036B0">
          <w:rPr>
            <w:noProof/>
            <w:webHidden/>
          </w:rPr>
          <w:fldChar w:fldCharType="end"/>
        </w:r>
      </w:hyperlink>
    </w:p>
    <w:p w14:paraId="3C91410A" w14:textId="7812E5B7"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542" w:history="1">
        <w:r w:rsidR="001036B0" w:rsidRPr="003E2AA4">
          <w:rPr>
            <w:rStyle w:val="Hyperlink"/>
            <w:noProof/>
          </w:rPr>
          <w:t>8.3 PESTPP-OPT Output Files</w:t>
        </w:r>
        <w:r w:rsidR="001036B0">
          <w:rPr>
            <w:noProof/>
            <w:webHidden/>
          </w:rPr>
          <w:tab/>
        </w:r>
        <w:r w:rsidR="001036B0">
          <w:rPr>
            <w:noProof/>
            <w:webHidden/>
          </w:rPr>
          <w:fldChar w:fldCharType="begin"/>
        </w:r>
        <w:r w:rsidR="001036B0">
          <w:rPr>
            <w:noProof/>
            <w:webHidden/>
          </w:rPr>
          <w:instrText xml:space="preserve"> PAGEREF _Toc72832542 \h </w:instrText>
        </w:r>
        <w:r w:rsidR="001036B0">
          <w:rPr>
            <w:noProof/>
            <w:webHidden/>
          </w:rPr>
        </w:r>
        <w:r w:rsidR="001036B0">
          <w:rPr>
            <w:noProof/>
            <w:webHidden/>
          </w:rPr>
          <w:fldChar w:fldCharType="separate"/>
        </w:r>
        <w:r w:rsidR="001036B0">
          <w:rPr>
            <w:noProof/>
            <w:webHidden/>
          </w:rPr>
          <w:t>120</w:t>
        </w:r>
        <w:r w:rsidR="001036B0">
          <w:rPr>
            <w:noProof/>
            <w:webHidden/>
          </w:rPr>
          <w:fldChar w:fldCharType="end"/>
        </w:r>
      </w:hyperlink>
    </w:p>
    <w:p w14:paraId="2B78EFCE" w14:textId="32078A72"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543" w:history="1">
        <w:r w:rsidR="001036B0" w:rsidRPr="003E2AA4">
          <w:rPr>
            <w:rStyle w:val="Hyperlink"/>
            <w:noProof/>
          </w:rPr>
          <w:t>8.4 Summary of Control Variables</w:t>
        </w:r>
        <w:r w:rsidR="001036B0">
          <w:rPr>
            <w:noProof/>
            <w:webHidden/>
          </w:rPr>
          <w:tab/>
        </w:r>
        <w:r w:rsidR="001036B0">
          <w:rPr>
            <w:noProof/>
            <w:webHidden/>
          </w:rPr>
          <w:fldChar w:fldCharType="begin"/>
        </w:r>
        <w:r w:rsidR="001036B0">
          <w:rPr>
            <w:noProof/>
            <w:webHidden/>
          </w:rPr>
          <w:instrText xml:space="preserve"> PAGEREF _Toc72832543 \h </w:instrText>
        </w:r>
        <w:r w:rsidR="001036B0">
          <w:rPr>
            <w:noProof/>
            <w:webHidden/>
          </w:rPr>
        </w:r>
        <w:r w:rsidR="001036B0">
          <w:rPr>
            <w:noProof/>
            <w:webHidden/>
          </w:rPr>
          <w:fldChar w:fldCharType="separate"/>
        </w:r>
        <w:r w:rsidR="001036B0">
          <w:rPr>
            <w:noProof/>
            <w:webHidden/>
          </w:rPr>
          <w:t>121</w:t>
        </w:r>
        <w:r w:rsidR="001036B0">
          <w:rPr>
            <w:noProof/>
            <w:webHidden/>
          </w:rPr>
          <w:fldChar w:fldCharType="end"/>
        </w:r>
      </w:hyperlink>
    </w:p>
    <w:p w14:paraId="59947D23" w14:textId="267AABAE" w:rsidR="001036B0" w:rsidRDefault="004261F9">
      <w:pPr>
        <w:pStyle w:val="TOC1"/>
        <w:tabs>
          <w:tab w:val="right" w:leader="dot" w:pos="9016"/>
        </w:tabs>
        <w:rPr>
          <w:rFonts w:asciiTheme="minorHAnsi" w:eastAsiaTheme="minorEastAsia" w:hAnsiTheme="minorHAnsi" w:cstheme="minorBidi"/>
          <w:noProof/>
          <w:szCs w:val="24"/>
          <w:lang w:eastAsia="en-US"/>
        </w:rPr>
      </w:pPr>
      <w:hyperlink w:anchor="_Toc72832544" w:history="1">
        <w:r w:rsidR="001036B0" w:rsidRPr="003E2AA4">
          <w:rPr>
            <w:rStyle w:val="Hyperlink"/>
            <w:noProof/>
          </w:rPr>
          <w:t>9. PESTPP-IES</w:t>
        </w:r>
        <w:r w:rsidR="001036B0">
          <w:rPr>
            <w:noProof/>
            <w:webHidden/>
          </w:rPr>
          <w:tab/>
        </w:r>
        <w:r w:rsidR="001036B0">
          <w:rPr>
            <w:noProof/>
            <w:webHidden/>
          </w:rPr>
          <w:fldChar w:fldCharType="begin"/>
        </w:r>
        <w:r w:rsidR="001036B0">
          <w:rPr>
            <w:noProof/>
            <w:webHidden/>
          </w:rPr>
          <w:instrText xml:space="preserve"> PAGEREF _Toc72832544 \h </w:instrText>
        </w:r>
        <w:r w:rsidR="001036B0">
          <w:rPr>
            <w:noProof/>
            <w:webHidden/>
          </w:rPr>
        </w:r>
        <w:r w:rsidR="001036B0">
          <w:rPr>
            <w:noProof/>
            <w:webHidden/>
          </w:rPr>
          <w:fldChar w:fldCharType="separate"/>
        </w:r>
        <w:r w:rsidR="001036B0">
          <w:rPr>
            <w:noProof/>
            <w:webHidden/>
          </w:rPr>
          <w:t>124</w:t>
        </w:r>
        <w:r w:rsidR="001036B0">
          <w:rPr>
            <w:noProof/>
            <w:webHidden/>
          </w:rPr>
          <w:fldChar w:fldCharType="end"/>
        </w:r>
      </w:hyperlink>
    </w:p>
    <w:p w14:paraId="3091969C" w14:textId="35E9F127"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545" w:history="1">
        <w:r w:rsidR="001036B0" w:rsidRPr="003E2AA4">
          <w:rPr>
            <w:rStyle w:val="Hyperlink"/>
            <w:noProof/>
          </w:rPr>
          <w:t>9.1 Introduction</w:t>
        </w:r>
        <w:r w:rsidR="001036B0">
          <w:rPr>
            <w:noProof/>
            <w:webHidden/>
          </w:rPr>
          <w:tab/>
        </w:r>
        <w:r w:rsidR="001036B0">
          <w:rPr>
            <w:noProof/>
            <w:webHidden/>
          </w:rPr>
          <w:fldChar w:fldCharType="begin"/>
        </w:r>
        <w:r w:rsidR="001036B0">
          <w:rPr>
            <w:noProof/>
            <w:webHidden/>
          </w:rPr>
          <w:instrText xml:space="preserve"> PAGEREF _Toc72832545 \h </w:instrText>
        </w:r>
        <w:r w:rsidR="001036B0">
          <w:rPr>
            <w:noProof/>
            <w:webHidden/>
          </w:rPr>
        </w:r>
        <w:r w:rsidR="001036B0">
          <w:rPr>
            <w:noProof/>
            <w:webHidden/>
          </w:rPr>
          <w:fldChar w:fldCharType="separate"/>
        </w:r>
        <w:r w:rsidR="001036B0">
          <w:rPr>
            <w:noProof/>
            <w:webHidden/>
          </w:rPr>
          <w:t>124</w:t>
        </w:r>
        <w:r w:rsidR="001036B0">
          <w:rPr>
            <w:noProof/>
            <w:webHidden/>
          </w:rPr>
          <w:fldChar w:fldCharType="end"/>
        </w:r>
      </w:hyperlink>
    </w:p>
    <w:p w14:paraId="5C4BB1EA" w14:textId="7BFE3398"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46" w:history="1">
        <w:r w:rsidR="001036B0" w:rsidRPr="003E2AA4">
          <w:rPr>
            <w:rStyle w:val="Hyperlink"/>
            <w:noProof/>
          </w:rPr>
          <w:t>9.1.1 Publications</w:t>
        </w:r>
        <w:r w:rsidR="001036B0">
          <w:rPr>
            <w:noProof/>
            <w:webHidden/>
          </w:rPr>
          <w:tab/>
        </w:r>
        <w:r w:rsidR="001036B0">
          <w:rPr>
            <w:noProof/>
            <w:webHidden/>
          </w:rPr>
          <w:fldChar w:fldCharType="begin"/>
        </w:r>
        <w:r w:rsidR="001036B0">
          <w:rPr>
            <w:noProof/>
            <w:webHidden/>
          </w:rPr>
          <w:instrText xml:space="preserve"> PAGEREF _Toc72832546 \h </w:instrText>
        </w:r>
        <w:r w:rsidR="001036B0">
          <w:rPr>
            <w:noProof/>
            <w:webHidden/>
          </w:rPr>
        </w:r>
        <w:r w:rsidR="001036B0">
          <w:rPr>
            <w:noProof/>
            <w:webHidden/>
          </w:rPr>
          <w:fldChar w:fldCharType="separate"/>
        </w:r>
        <w:r w:rsidR="001036B0">
          <w:rPr>
            <w:noProof/>
            <w:webHidden/>
          </w:rPr>
          <w:t>124</w:t>
        </w:r>
        <w:r w:rsidR="001036B0">
          <w:rPr>
            <w:noProof/>
            <w:webHidden/>
          </w:rPr>
          <w:fldChar w:fldCharType="end"/>
        </w:r>
      </w:hyperlink>
    </w:p>
    <w:p w14:paraId="5EF556A4" w14:textId="5C53BF6A"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47" w:history="1">
        <w:r w:rsidR="001036B0" w:rsidRPr="003E2AA4">
          <w:rPr>
            <w:rStyle w:val="Hyperlink"/>
            <w:noProof/>
          </w:rPr>
          <w:t>9.1.2 Overview</w:t>
        </w:r>
        <w:r w:rsidR="001036B0">
          <w:rPr>
            <w:noProof/>
            <w:webHidden/>
          </w:rPr>
          <w:tab/>
        </w:r>
        <w:r w:rsidR="001036B0">
          <w:rPr>
            <w:noProof/>
            <w:webHidden/>
          </w:rPr>
          <w:fldChar w:fldCharType="begin"/>
        </w:r>
        <w:r w:rsidR="001036B0">
          <w:rPr>
            <w:noProof/>
            <w:webHidden/>
          </w:rPr>
          <w:instrText xml:space="preserve"> PAGEREF _Toc72832547 \h </w:instrText>
        </w:r>
        <w:r w:rsidR="001036B0">
          <w:rPr>
            <w:noProof/>
            <w:webHidden/>
          </w:rPr>
        </w:r>
        <w:r w:rsidR="001036B0">
          <w:rPr>
            <w:noProof/>
            <w:webHidden/>
          </w:rPr>
          <w:fldChar w:fldCharType="separate"/>
        </w:r>
        <w:r w:rsidR="001036B0">
          <w:rPr>
            <w:noProof/>
            <w:webHidden/>
          </w:rPr>
          <w:t>124</w:t>
        </w:r>
        <w:r w:rsidR="001036B0">
          <w:rPr>
            <w:noProof/>
            <w:webHidden/>
          </w:rPr>
          <w:fldChar w:fldCharType="end"/>
        </w:r>
      </w:hyperlink>
    </w:p>
    <w:p w14:paraId="0509BC5B" w14:textId="24DC0E9A"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48" w:history="1">
        <w:r w:rsidR="001036B0" w:rsidRPr="003E2AA4">
          <w:rPr>
            <w:rStyle w:val="Hyperlink"/>
            <w:noProof/>
          </w:rPr>
          <w:t>9.1.3 Ensemble Kalman Filters and Ensemble Smoothers</w:t>
        </w:r>
        <w:r w:rsidR="001036B0">
          <w:rPr>
            <w:noProof/>
            <w:webHidden/>
          </w:rPr>
          <w:tab/>
        </w:r>
        <w:r w:rsidR="001036B0">
          <w:rPr>
            <w:noProof/>
            <w:webHidden/>
          </w:rPr>
          <w:fldChar w:fldCharType="begin"/>
        </w:r>
        <w:r w:rsidR="001036B0">
          <w:rPr>
            <w:noProof/>
            <w:webHidden/>
          </w:rPr>
          <w:instrText xml:space="preserve"> PAGEREF _Toc72832548 \h </w:instrText>
        </w:r>
        <w:r w:rsidR="001036B0">
          <w:rPr>
            <w:noProof/>
            <w:webHidden/>
          </w:rPr>
        </w:r>
        <w:r w:rsidR="001036B0">
          <w:rPr>
            <w:noProof/>
            <w:webHidden/>
          </w:rPr>
          <w:fldChar w:fldCharType="separate"/>
        </w:r>
        <w:r w:rsidR="001036B0">
          <w:rPr>
            <w:noProof/>
            <w:webHidden/>
          </w:rPr>
          <w:t>126</w:t>
        </w:r>
        <w:r w:rsidR="001036B0">
          <w:rPr>
            <w:noProof/>
            <w:webHidden/>
          </w:rPr>
          <w:fldChar w:fldCharType="end"/>
        </w:r>
      </w:hyperlink>
    </w:p>
    <w:p w14:paraId="618B9C50" w14:textId="50DC881E"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49" w:history="1">
        <w:r w:rsidR="001036B0" w:rsidRPr="003E2AA4">
          <w:rPr>
            <w:rStyle w:val="Hyperlink"/>
            <w:noProof/>
          </w:rPr>
          <w:t>9.1.4 Some Repercussions of Using Ensembles</w:t>
        </w:r>
        <w:r w:rsidR="001036B0">
          <w:rPr>
            <w:noProof/>
            <w:webHidden/>
          </w:rPr>
          <w:tab/>
        </w:r>
        <w:r w:rsidR="001036B0">
          <w:rPr>
            <w:noProof/>
            <w:webHidden/>
          </w:rPr>
          <w:fldChar w:fldCharType="begin"/>
        </w:r>
        <w:r w:rsidR="001036B0">
          <w:rPr>
            <w:noProof/>
            <w:webHidden/>
          </w:rPr>
          <w:instrText xml:space="preserve"> PAGEREF _Toc72832549 \h </w:instrText>
        </w:r>
        <w:r w:rsidR="001036B0">
          <w:rPr>
            <w:noProof/>
            <w:webHidden/>
          </w:rPr>
        </w:r>
        <w:r w:rsidR="001036B0">
          <w:rPr>
            <w:noProof/>
            <w:webHidden/>
          </w:rPr>
          <w:fldChar w:fldCharType="separate"/>
        </w:r>
        <w:r w:rsidR="001036B0">
          <w:rPr>
            <w:noProof/>
            <w:webHidden/>
          </w:rPr>
          <w:t>127</w:t>
        </w:r>
        <w:r w:rsidR="001036B0">
          <w:rPr>
            <w:noProof/>
            <w:webHidden/>
          </w:rPr>
          <w:fldChar w:fldCharType="end"/>
        </w:r>
      </w:hyperlink>
    </w:p>
    <w:p w14:paraId="43F89E2D" w14:textId="0B87931A"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50" w:history="1">
        <w:r w:rsidR="001036B0" w:rsidRPr="003E2AA4">
          <w:rPr>
            <w:rStyle w:val="Hyperlink"/>
            <w:noProof/>
          </w:rPr>
          <w:t>9.1.5 Iterations</w:t>
        </w:r>
        <w:r w:rsidR="001036B0">
          <w:rPr>
            <w:noProof/>
            <w:webHidden/>
          </w:rPr>
          <w:tab/>
        </w:r>
        <w:r w:rsidR="001036B0">
          <w:rPr>
            <w:noProof/>
            <w:webHidden/>
          </w:rPr>
          <w:fldChar w:fldCharType="begin"/>
        </w:r>
        <w:r w:rsidR="001036B0">
          <w:rPr>
            <w:noProof/>
            <w:webHidden/>
          </w:rPr>
          <w:instrText xml:space="preserve"> PAGEREF _Toc72832550 \h </w:instrText>
        </w:r>
        <w:r w:rsidR="001036B0">
          <w:rPr>
            <w:noProof/>
            <w:webHidden/>
          </w:rPr>
        </w:r>
        <w:r w:rsidR="001036B0">
          <w:rPr>
            <w:noProof/>
            <w:webHidden/>
          </w:rPr>
          <w:fldChar w:fldCharType="separate"/>
        </w:r>
        <w:r w:rsidR="001036B0">
          <w:rPr>
            <w:noProof/>
            <w:webHidden/>
          </w:rPr>
          <w:t>128</w:t>
        </w:r>
        <w:r w:rsidR="001036B0">
          <w:rPr>
            <w:noProof/>
            <w:webHidden/>
          </w:rPr>
          <w:fldChar w:fldCharType="end"/>
        </w:r>
      </w:hyperlink>
    </w:p>
    <w:p w14:paraId="33D8FA84" w14:textId="511C334F"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51" w:history="1">
        <w:r w:rsidR="001036B0" w:rsidRPr="003E2AA4">
          <w:rPr>
            <w:rStyle w:val="Hyperlink"/>
            <w:noProof/>
          </w:rPr>
          <w:t>9.1.6 Measurement Noise</w:t>
        </w:r>
        <w:r w:rsidR="001036B0">
          <w:rPr>
            <w:noProof/>
            <w:webHidden/>
          </w:rPr>
          <w:tab/>
        </w:r>
        <w:r w:rsidR="001036B0">
          <w:rPr>
            <w:noProof/>
            <w:webHidden/>
          </w:rPr>
          <w:fldChar w:fldCharType="begin"/>
        </w:r>
        <w:r w:rsidR="001036B0">
          <w:rPr>
            <w:noProof/>
            <w:webHidden/>
          </w:rPr>
          <w:instrText xml:space="preserve"> PAGEREF _Toc72832551 \h </w:instrText>
        </w:r>
        <w:r w:rsidR="001036B0">
          <w:rPr>
            <w:noProof/>
            <w:webHidden/>
          </w:rPr>
        </w:r>
        <w:r w:rsidR="001036B0">
          <w:rPr>
            <w:noProof/>
            <w:webHidden/>
          </w:rPr>
          <w:fldChar w:fldCharType="separate"/>
        </w:r>
        <w:r w:rsidR="001036B0">
          <w:rPr>
            <w:noProof/>
            <w:webHidden/>
          </w:rPr>
          <w:t>129</w:t>
        </w:r>
        <w:r w:rsidR="001036B0">
          <w:rPr>
            <w:noProof/>
            <w:webHidden/>
          </w:rPr>
          <w:fldChar w:fldCharType="end"/>
        </w:r>
      </w:hyperlink>
    </w:p>
    <w:p w14:paraId="260F6F73" w14:textId="200D1102"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52" w:history="1">
        <w:r w:rsidR="001036B0" w:rsidRPr="003E2AA4">
          <w:rPr>
            <w:rStyle w:val="Hyperlink"/>
            <w:noProof/>
          </w:rPr>
          <w:t>9.1.7 Regularization</w:t>
        </w:r>
        <w:r w:rsidR="001036B0">
          <w:rPr>
            <w:noProof/>
            <w:webHidden/>
          </w:rPr>
          <w:tab/>
        </w:r>
        <w:r w:rsidR="001036B0">
          <w:rPr>
            <w:noProof/>
            <w:webHidden/>
          </w:rPr>
          <w:fldChar w:fldCharType="begin"/>
        </w:r>
        <w:r w:rsidR="001036B0">
          <w:rPr>
            <w:noProof/>
            <w:webHidden/>
          </w:rPr>
          <w:instrText xml:space="preserve"> PAGEREF _Toc72832552 \h </w:instrText>
        </w:r>
        <w:r w:rsidR="001036B0">
          <w:rPr>
            <w:noProof/>
            <w:webHidden/>
          </w:rPr>
        </w:r>
        <w:r w:rsidR="001036B0">
          <w:rPr>
            <w:noProof/>
            <w:webHidden/>
          </w:rPr>
          <w:fldChar w:fldCharType="separate"/>
        </w:r>
        <w:r w:rsidR="001036B0">
          <w:rPr>
            <w:noProof/>
            <w:webHidden/>
          </w:rPr>
          <w:t>130</w:t>
        </w:r>
        <w:r w:rsidR="001036B0">
          <w:rPr>
            <w:noProof/>
            <w:webHidden/>
          </w:rPr>
          <w:fldChar w:fldCharType="end"/>
        </w:r>
      </w:hyperlink>
    </w:p>
    <w:p w14:paraId="39334BEB" w14:textId="2A2C8519"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53" w:history="1">
        <w:r w:rsidR="001036B0" w:rsidRPr="003E2AA4">
          <w:rPr>
            <w:rStyle w:val="Hyperlink"/>
            <w:noProof/>
          </w:rPr>
          <w:t>9.1.8 Base Realization</w:t>
        </w:r>
        <w:r w:rsidR="001036B0">
          <w:rPr>
            <w:noProof/>
            <w:webHidden/>
          </w:rPr>
          <w:tab/>
        </w:r>
        <w:r w:rsidR="001036B0">
          <w:rPr>
            <w:noProof/>
            <w:webHidden/>
          </w:rPr>
          <w:fldChar w:fldCharType="begin"/>
        </w:r>
        <w:r w:rsidR="001036B0">
          <w:rPr>
            <w:noProof/>
            <w:webHidden/>
          </w:rPr>
          <w:instrText xml:space="preserve"> PAGEREF _Toc72832553 \h </w:instrText>
        </w:r>
        <w:r w:rsidR="001036B0">
          <w:rPr>
            <w:noProof/>
            <w:webHidden/>
          </w:rPr>
        </w:r>
        <w:r w:rsidR="001036B0">
          <w:rPr>
            <w:noProof/>
            <w:webHidden/>
          </w:rPr>
          <w:fldChar w:fldCharType="separate"/>
        </w:r>
        <w:r w:rsidR="001036B0">
          <w:rPr>
            <w:noProof/>
            <w:webHidden/>
          </w:rPr>
          <w:t>131</w:t>
        </w:r>
        <w:r w:rsidR="001036B0">
          <w:rPr>
            <w:noProof/>
            <w:webHidden/>
          </w:rPr>
          <w:fldChar w:fldCharType="end"/>
        </w:r>
      </w:hyperlink>
    </w:p>
    <w:p w14:paraId="7FF45899" w14:textId="55FC37A4"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54" w:history="1">
        <w:r w:rsidR="001036B0" w:rsidRPr="003E2AA4">
          <w:rPr>
            <w:rStyle w:val="Hyperlink"/>
            <w:noProof/>
          </w:rPr>
          <w:t>9.1.9 Parameter Transformation Status</w:t>
        </w:r>
        <w:r w:rsidR="001036B0">
          <w:rPr>
            <w:noProof/>
            <w:webHidden/>
          </w:rPr>
          <w:tab/>
        </w:r>
        <w:r w:rsidR="001036B0">
          <w:rPr>
            <w:noProof/>
            <w:webHidden/>
          </w:rPr>
          <w:fldChar w:fldCharType="begin"/>
        </w:r>
        <w:r w:rsidR="001036B0">
          <w:rPr>
            <w:noProof/>
            <w:webHidden/>
          </w:rPr>
          <w:instrText xml:space="preserve"> PAGEREF _Toc72832554 \h </w:instrText>
        </w:r>
        <w:r w:rsidR="001036B0">
          <w:rPr>
            <w:noProof/>
            <w:webHidden/>
          </w:rPr>
        </w:r>
        <w:r w:rsidR="001036B0">
          <w:rPr>
            <w:noProof/>
            <w:webHidden/>
          </w:rPr>
          <w:fldChar w:fldCharType="separate"/>
        </w:r>
        <w:r w:rsidR="001036B0">
          <w:rPr>
            <w:noProof/>
            <w:webHidden/>
          </w:rPr>
          <w:t>131</w:t>
        </w:r>
        <w:r w:rsidR="001036B0">
          <w:rPr>
            <w:noProof/>
            <w:webHidden/>
          </w:rPr>
          <w:fldChar w:fldCharType="end"/>
        </w:r>
      </w:hyperlink>
    </w:p>
    <w:p w14:paraId="5BF7EACE" w14:textId="45B4E42A"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55" w:history="1">
        <w:r w:rsidR="001036B0" w:rsidRPr="003E2AA4">
          <w:rPr>
            <w:rStyle w:val="Hyperlink"/>
            <w:noProof/>
          </w:rPr>
          <w:t>9.1.10 Inequality Observations</w:t>
        </w:r>
        <w:r w:rsidR="001036B0">
          <w:rPr>
            <w:noProof/>
            <w:webHidden/>
          </w:rPr>
          <w:tab/>
        </w:r>
        <w:r w:rsidR="001036B0">
          <w:rPr>
            <w:noProof/>
            <w:webHidden/>
          </w:rPr>
          <w:fldChar w:fldCharType="begin"/>
        </w:r>
        <w:r w:rsidR="001036B0">
          <w:rPr>
            <w:noProof/>
            <w:webHidden/>
          </w:rPr>
          <w:instrText xml:space="preserve"> PAGEREF _Toc72832555 \h </w:instrText>
        </w:r>
        <w:r w:rsidR="001036B0">
          <w:rPr>
            <w:noProof/>
            <w:webHidden/>
          </w:rPr>
        </w:r>
        <w:r w:rsidR="001036B0">
          <w:rPr>
            <w:noProof/>
            <w:webHidden/>
          </w:rPr>
          <w:fldChar w:fldCharType="separate"/>
        </w:r>
        <w:r w:rsidR="001036B0">
          <w:rPr>
            <w:noProof/>
            <w:webHidden/>
          </w:rPr>
          <w:t>132</w:t>
        </w:r>
        <w:r w:rsidR="001036B0">
          <w:rPr>
            <w:noProof/>
            <w:webHidden/>
          </w:rPr>
          <w:fldChar w:fldCharType="end"/>
        </w:r>
      </w:hyperlink>
    </w:p>
    <w:p w14:paraId="50F7B92D" w14:textId="0898B93F"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56" w:history="1">
        <w:r w:rsidR="001036B0" w:rsidRPr="003E2AA4">
          <w:rPr>
            <w:rStyle w:val="Hyperlink"/>
            <w:noProof/>
          </w:rPr>
          <w:t>9.1.11 Localization</w:t>
        </w:r>
        <w:r w:rsidR="001036B0">
          <w:rPr>
            <w:noProof/>
            <w:webHidden/>
          </w:rPr>
          <w:tab/>
        </w:r>
        <w:r w:rsidR="001036B0">
          <w:rPr>
            <w:noProof/>
            <w:webHidden/>
          </w:rPr>
          <w:fldChar w:fldCharType="begin"/>
        </w:r>
        <w:r w:rsidR="001036B0">
          <w:rPr>
            <w:noProof/>
            <w:webHidden/>
          </w:rPr>
          <w:instrText xml:space="preserve"> PAGEREF _Toc72832556 \h </w:instrText>
        </w:r>
        <w:r w:rsidR="001036B0">
          <w:rPr>
            <w:noProof/>
            <w:webHidden/>
          </w:rPr>
        </w:r>
        <w:r w:rsidR="001036B0">
          <w:rPr>
            <w:noProof/>
            <w:webHidden/>
          </w:rPr>
          <w:fldChar w:fldCharType="separate"/>
        </w:r>
        <w:r w:rsidR="001036B0">
          <w:rPr>
            <w:noProof/>
            <w:webHidden/>
          </w:rPr>
          <w:t>132</w:t>
        </w:r>
        <w:r w:rsidR="001036B0">
          <w:rPr>
            <w:noProof/>
            <w:webHidden/>
          </w:rPr>
          <w:fldChar w:fldCharType="end"/>
        </w:r>
      </w:hyperlink>
    </w:p>
    <w:p w14:paraId="4A87D31B" w14:textId="40012C42"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57" w:history="1">
        <w:r w:rsidR="001036B0" w:rsidRPr="003E2AA4">
          <w:rPr>
            <w:rStyle w:val="Hyperlink"/>
            <w:noProof/>
          </w:rPr>
          <w:t>9.1.12 Use of observation noise covariance matrices</w:t>
        </w:r>
        <w:r w:rsidR="001036B0">
          <w:rPr>
            <w:noProof/>
            <w:webHidden/>
          </w:rPr>
          <w:tab/>
        </w:r>
        <w:r w:rsidR="001036B0">
          <w:rPr>
            <w:noProof/>
            <w:webHidden/>
          </w:rPr>
          <w:fldChar w:fldCharType="begin"/>
        </w:r>
        <w:r w:rsidR="001036B0">
          <w:rPr>
            <w:noProof/>
            <w:webHidden/>
          </w:rPr>
          <w:instrText xml:space="preserve"> PAGEREF _Toc72832557 \h </w:instrText>
        </w:r>
        <w:r w:rsidR="001036B0">
          <w:rPr>
            <w:noProof/>
            <w:webHidden/>
          </w:rPr>
        </w:r>
        <w:r w:rsidR="001036B0">
          <w:rPr>
            <w:noProof/>
            <w:webHidden/>
          </w:rPr>
          <w:fldChar w:fldCharType="separate"/>
        </w:r>
        <w:r w:rsidR="001036B0">
          <w:rPr>
            <w:noProof/>
            <w:webHidden/>
          </w:rPr>
          <w:t>135</w:t>
        </w:r>
        <w:r w:rsidR="001036B0">
          <w:rPr>
            <w:noProof/>
            <w:webHidden/>
          </w:rPr>
          <w:fldChar w:fldCharType="end"/>
        </w:r>
      </w:hyperlink>
    </w:p>
    <w:p w14:paraId="57BA91E4" w14:textId="13C9F96B"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58" w:history="1">
        <w:r w:rsidR="001036B0" w:rsidRPr="003E2AA4">
          <w:rPr>
            <w:rStyle w:val="Hyperlink"/>
            <w:noProof/>
          </w:rPr>
          <w:t>9.1.13 Detecting and resolving prior-data conflict</w:t>
        </w:r>
        <w:r w:rsidR="001036B0">
          <w:rPr>
            <w:noProof/>
            <w:webHidden/>
          </w:rPr>
          <w:tab/>
        </w:r>
        <w:r w:rsidR="001036B0">
          <w:rPr>
            <w:noProof/>
            <w:webHidden/>
          </w:rPr>
          <w:fldChar w:fldCharType="begin"/>
        </w:r>
        <w:r w:rsidR="001036B0">
          <w:rPr>
            <w:noProof/>
            <w:webHidden/>
          </w:rPr>
          <w:instrText xml:space="preserve"> PAGEREF _Toc72832558 \h </w:instrText>
        </w:r>
        <w:r w:rsidR="001036B0">
          <w:rPr>
            <w:noProof/>
            <w:webHidden/>
          </w:rPr>
        </w:r>
        <w:r w:rsidR="001036B0">
          <w:rPr>
            <w:noProof/>
            <w:webHidden/>
          </w:rPr>
          <w:fldChar w:fldCharType="separate"/>
        </w:r>
        <w:r w:rsidR="001036B0">
          <w:rPr>
            <w:noProof/>
            <w:webHidden/>
          </w:rPr>
          <w:t>136</w:t>
        </w:r>
        <w:r w:rsidR="001036B0">
          <w:rPr>
            <w:noProof/>
            <w:webHidden/>
          </w:rPr>
          <w:fldChar w:fldCharType="end"/>
        </w:r>
      </w:hyperlink>
    </w:p>
    <w:p w14:paraId="2B7BC4ED" w14:textId="6EFCE813"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559" w:history="1">
        <w:r w:rsidR="001036B0" w:rsidRPr="003E2AA4">
          <w:rPr>
            <w:rStyle w:val="Hyperlink"/>
            <w:noProof/>
          </w:rPr>
          <w:t>9.2 Using PESTPP-IES</w:t>
        </w:r>
        <w:r w:rsidR="001036B0">
          <w:rPr>
            <w:noProof/>
            <w:webHidden/>
          </w:rPr>
          <w:tab/>
        </w:r>
        <w:r w:rsidR="001036B0">
          <w:rPr>
            <w:noProof/>
            <w:webHidden/>
          </w:rPr>
          <w:fldChar w:fldCharType="begin"/>
        </w:r>
        <w:r w:rsidR="001036B0">
          <w:rPr>
            <w:noProof/>
            <w:webHidden/>
          </w:rPr>
          <w:instrText xml:space="preserve"> PAGEREF _Toc72832559 \h </w:instrText>
        </w:r>
        <w:r w:rsidR="001036B0">
          <w:rPr>
            <w:noProof/>
            <w:webHidden/>
          </w:rPr>
        </w:r>
        <w:r w:rsidR="001036B0">
          <w:rPr>
            <w:noProof/>
            <w:webHidden/>
          </w:rPr>
          <w:fldChar w:fldCharType="separate"/>
        </w:r>
        <w:r w:rsidR="001036B0">
          <w:rPr>
            <w:noProof/>
            <w:webHidden/>
          </w:rPr>
          <w:t>137</w:t>
        </w:r>
        <w:r w:rsidR="001036B0">
          <w:rPr>
            <w:noProof/>
            <w:webHidden/>
          </w:rPr>
          <w:fldChar w:fldCharType="end"/>
        </w:r>
      </w:hyperlink>
    </w:p>
    <w:p w14:paraId="463E7D8E" w14:textId="474A2430"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60" w:history="1">
        <w:r w:rsidR="001036B0" w:rsidRPr="003E2AA4">
          <w:rPr>
            <w:rStyle w:val="Hyperlink"/>
            <w:noProof/>
          </w:rPr>
          <w:t>9.2.1 General</w:t>
        </w:r>
        <w:r w:rsidR="001036B0">
          <w:rPr>
            <w:noProof/>
            <w:webHidden/>
          </w:rPr>
          <w:tab/>
        </w:r>
        <w:r w:rsidR="001036B0">
          <w:rPr>
            <w:noProof/>
            <w:webHidden/>
          </w:rPr>
          <w:fldChar w:fldCharType="begin"/>
        </w:r>
        <w:r w:rsidR="001036B0">
          <w:rPr>
            <w:noProof/>
            <w:webHidden/>
          </w:rPr>
          <w:instrText xml:space="preserve"> PAGEREF _Toc72832560 \h </w:instrText>
        </w:r>
        <w:r w:rsidR="001036B0">
          <w:rPr>
            <w:noProof/>
            <w:webHidden/>
          </w:rPr>
        </w:r>
        <w:r w:rsidR="001036B0">
          <w:rPr>
            <w:noProof/>
            <w:webHidden/>
          </w:rPr>
          <w:fldChar w:fldCharType="separate"/>
        </w:r>
        <w:r w:rsidR="001036B0">
          <w:rPr>
            <w:noProof/>
            <w:webHidden/>
          </w:rPr>
          <w:t>137</w:t>
        </w:r>
        <w:r w:rsidR="001036B0">
          <w:rPr>
            <w:noProof/>
            <w:webHidden/>
          </w:rPr>
          <w:fldChar w:fldCharType="end"/>
        </w:r>
      </w:hyperlink>
    </w:p>
    <w:p w14:paraId="66639909" w14:textId="4D705764"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61" w:history="1">
        <w:r w:rsidR="001036B0" w:rsidRPr="003E2AA4">
          <w:rPr>
            <w:rStyle w:val="Hyperlink"/>
            <w:noProof/>
          </w:rPr>
          <w:t>9.2.2 Initial Realizations</w:t>
        </w:r>
        <w:r w:rsidR="001036B0">
          <w:rPr>
            <w:noProof/>
            <w:webHidden/>
          </w:rPr>
          <w:tab/>
        </w:r>
        <w:r w:rsidR="001036B0">
          <w:rPr>
            <w:noProof/>
            <w:webHidden/>
          </w:rPr>
          <w:fldChar w:fldCharType="begin"/>
        </w:r>
        <w:r w:rsidR="001036B0">
          <w:rPr>
            <w:noProof/>
            <w:webHidden/>
          </w:rPr>
          <w:instrText xml:space="preserve"> PAGEREF _Toc72832561 \h </w:instrText>
        </w:r>
        <w:r w:rsidR="001036B0">
          <w:rPr>
            <w:noProof/>
            <w:webHidden/>
          </w:rPr>
        </w:r>
        <w:r w:rsidR="001036B0">
          <w:rPr>
            <w:noProof/>
            <w:webHidden/>
          </w:rPr>
          <w:fldChar w:fldCharType="separate"/>
        </w:r>
        <w:r w:rsidR="001036B0">
          <w:rPr>
            <w:noProof/>
            <w:webHidden/>
          </w:rPr>
          <w:t>137</w:t>
        </w:r>
        <w:r w:rsidR="001036B0">
          <w:rPr>
            <w:noProof/>
            <w:webHidden/>
          </w:rPr>
          <w:fldChar w:fldCharType="end"/>
        </w:r>
      </w:hyperlink>
    </w:p>
    <w:p w14:paraId="15F2D00E" w14:textId="7FD68D77"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62" w:history="1">
        <w:r w:rsidR="001036B0" w:rsidRPr="003E2AA4">
          <w:rPr>
            <w:rStyle w:val="Hyperlink"/>
            <w:noProof/>
          </w:rPr>
          <w:t>9.2.3 “Regularization”</w:t>
        </w:r>
        <w:r w:rsidR="001036B0">
          <w:rPr>
            <w:noProof/>
            <w:webHidden/>
          </w:rPr>
          <w:tab/>
        </w:r>
        <w:r w:rsidR="001036B0">
          <w:rPr>
            <w:noProof/>
            <w:webHidden/>
          </w:rPr>
          <w:fldChar w:fldCharType="begin"/>
        </w:r>
        <w:r w:rsidR="001036B0">
          <w:rPr>
            <w:noProof/>
            <w:webHidden/>
          </w:rPr>
          <w:instrText xml:space="preserve"> PAGEREF _Toc72832562 \h </w:instrText>
        </w:r>
        <w:r w:rsidR="001036B0">
          <w:rPr>
            <w:noProof/>
            <w:webHidden/>
          </w:rPr>
        </w:r>
        <w:r w:rsidR="001036B0">
          <w:rPr>
            <w:noProof/>
            <w:webHidden/>
          </w:rPr>
          <w:fldChar w:fldCharType="separate"/>
        </w:r>
        <w:r w:rsidR="001036B0">
          <w:rPr>
            <w:noProof/>
            <w:webHidden/>
          </w:rPr>
          <w:t>141</w:t>
        </w:r>
        <w:r w:rsidR="001036B0">
          <w:rPr>
            <w:noProof/>
            <w:webHidden/>
          </w:rPr>
          <w:fldChar w:fldCharType="end"/>
        </w:r>
      </w:hyperlink>
    </w:p>
    <w:p w14:paraId="1F245E23" w14:textId="28648073"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63" w:history="1">
        <w:r w:rsidR="001036B0" w:rsidRPr="003E2AA4">
          <w:rPr>
            <w:rStyle w:val="Hyperlink"/>
            <w:noProof/>
          </w:rPr>
          <w:t>9.2.4 Prior Parameter Scaling</w:t>
        </w:r>
        <w:r w:rsidR="001036B0">
          <w:rPr>
            <w:noProof/>
            <w:webHidden/>
          </w:rPr>
          <w:tab/>
        </w:r>
        <w:r w:rsidR="001036B0">
          <w:rPr>
            <w:noProof/>
            <w:webHidden/>
          </w:rPr>
          <w:fldChar w:fldCharType="begin"/>
        </w:r>
        <w:r w:rsidR="001036B0">
          <w:rPr>
            <w:noProof/>
            <w:webHidden/>
          </w:rPr>
          <w:instrText xml:space="preserve"> PAGEREF _Toc72832563 \h </w:instrText>
        </w:r>
        <w:r w:rsidR="001036B0">
          <w:rPr>
            <w:noProof/>
            <w:webHidden/>
          </w:rPr>
        </w:r>
        <w:r w:rsidR="001036B0">
          <w:rPr>
            <w:noProof/>
            <w:webHidden/>
          </w:rPr>
          <w:fldChar w:fldCharType="separate"/>
        </w:r>
        <w:r w:rsidR="001036B0">
          <w:rPr>
            <w:noProof/>
            <w:webHidden/>
          </w:rPr>
          <w:t>143</w:t>
        </w:r>
        <w:r w:rsidR="001036B0">
          <w:rPr>
            <w:noProof/>
            <w:webHidden/>
          </w:rPr>
          <w:fldChar w:fldCharType="end"/>
        </w:r>
      </w:hyperlink>
    </w:p>
    <w:p w14:paraId="513C2F45" w14:textId="29C3EC89"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64" w:history="1">
        <w:r w:rsidR="001036B0" w:rsidRPr="003E2AA4">
          <w:rPr>
            <w:rStyle w:val="Hyperlink"/>
            <w:noProof/>
          </w:rPr>
          <w:t>9.2.5 The Marquardt Lambda</w:t>
        </w:r>
        <w:r w:rsidR="001036B0">
          <w:rPr>
            <w:noProof/>
            <w:webHidden/>
          </w:rPr>
          <w:tab/>
        </w:r>
        <w:r w:rsidR="001036B0">
          <w:rPr>
            <w:noProof/>
            <w:webHidden/>
          </w:rPr>
          <w:fldChar w:fldCharType="begin"/>
        </w:r>
        <w:r w:rsidR="001036B0">
          <w:rPr>
            <w:noProof/>
            <w:webHidden/>
          </w:rPr>
          <w:instrText xml:space="preserve"> PAGEREF _Toc72832564 \h </w:instrText>
        </w:r>
        <w:r w:rsidR="001036B0">
          <w:rPr>
            <w:noProof/>
            <w:webHidden/>
          </w:rPr>
        </w:r>
        <w:r w:rsidR="001036B0">
          <w:rPr>
            <w:noProof/>
            <w:webHidden/>
          </w:rPr>
          <w:fldChar w:fldCharType="separate"/>
        </w:r>
        <w:r w:rsidR="001036B0">
          <w:rPr>
            <w:noProof/>
            <w:webHidden/>
          </w:rPr>
          <w:t>143</w:t>
        </w:r>
        <w:r w:rsidR="001036B0">
          <w:rPr>
            <w:noProof/>
            <w:webHidden/>
          </w:rPr>
          <w:fldChar w:fldCharType="end"/>
        </w:r>
      </w:hyperlink>
    </w:p>
    <w:p w14:paraId="0CEE39A5" w14:textId="1DB93F56"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65" w:history="1">
        <w:r w:rsidR="001036B0" w:rsidRPr="003E2AA4">
          <w:rPr>
            <w:rStyle w:val="Hyperlink"/>
            <w:noProof/>
          </w:rPr>
          <w:t>9.2.6 Restarting</w:t>
        </w:r>
        <w:r w:rsidR="001036B0">
          <w:rPr>
            <w:noProof/>
            <w:webHidden/>
          </w:rPr>
          <w:tab/>
        </w:r>
        <w:r w:rsidR="001036B0">
          <w:rPr>
            <w:noProof/>
            <w:webHidden/>
          </w:rPr>
          <w:fldChar w:fldCharType="begin"/>
        </w:r>
        <w:r w:rsidR="001036B0">
          <w:rPr>
            <w:noProof/>
            <w:webHidden/>
          </w:rPr>
          <w:instrText xml:space="preserve"> PAGEREF _Toc72832565 \h </w:instrText>
        </w:r>
        <w:r w:rsidR="001036B0">
          <w:rPr>
            <w:noProof/>
            <w:webHidden/>
          </w:rPr>
        </w:r>
        <w:r w:rsidR="001036B0">
          <w:rPr>
            <w:noProof/>
            <w:webHidden/>
          </w:rPr>
          <w:fldChar w:fldCharType="separate"/>
        </w:r>
        <w:r w:rsidR="001036B0">
          <w:rPr>
            <w:noProof/>
            <w:webHidden/>
          </w:rPr>
          <w:t>145</w:t>
        </w:r>
        <w:r w:rsidR="001036B0">
          <w:rPr>
            <w:noProof/>
            <w:webHidden/>
          </w:rPr>
          <w:fldChar w:fldCharType="end"/>
        </w:r>
      </w:hyperlink>
    </w:p>
    <w:p w14:paraId="2A261EAC" w14:textId="733565A3"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66" w:history="1">
        <w:r w:rsidR="001036B0" w:rsidRPr="003E2AA4">
          <w:rPr>
            <w:rStyle w:val="Hyperlink"/>
            <w:noProof/>
          </w:rPr>
          <w:t>9.2.7 Failed Model Runs</w:t>
        </w:r>
        <w:r w:rsidR="001036B0">
          <w:rPr>
            <w:noProof/>
            <w:webHidden/>
          </w:rPr>
          <w:tab/>
        </w:r>
        <w:r w:rsidR="001036B0">
          <w:rPr>
            <w:noProof/>
            <w:webHidden/>
          </w:rPr>
          <w:fldChar w:fldCharType="begin"/>
        </w:r>
        <w:r w:rsidR="001036B0">
          <w:rPr>
            <w:noProof/>
            <w:webHidden/>
          </w:rPr>
          <w:instrText xml:space="preserve"> PAGEREF _Toc72832566 \h </w:instrText>
        </w:r>
        <w:r w:rsidR="001036B0">
          <w:rPr>
            <w:noProof/>
            <w:webHidden/>
          </w:rPr>
        </w:r>
        <w:r w:rsidR="001036B0">
          <w:rPr>
            <w:noProof/>
            <w:webHidden/>
          </w:rPr>
          <w:fldChar w:fldCharType="separate"/>
        </w:r>
        <w:r w:rsidR="001036B0">
          <w:rPr>
            <w:noProof/>
            <w:webHidden/>
          </w:rPr>
          <w:t>146</w:t>
        </w:r>
        <w:r w:rsidR="001036B0">
          <w:rPr>
            <w:noProof/>
            <w:webHidden/>
          </w:rPr>
          <w:fldChar w:fldCharType="end"/>
        </w:r>
      </w:hyperlink>
    </w:p>
    <w:p w14:paraId="13737B03" w14:textId="1ADEE447"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67" w:history="1">
        <w:r w:rsidR="001036B0" w:rsidRPr="003E2AA4">
          <w:rPr>
            <w:rStyle w:val="Hyperlink"/>
            <w:noProof/>
          </w:rPr>
          <w:t>9.2.8 Reporting</w:t>
        </w:r>
        <w:r w:rsidR="001036B0">
          <w:rPr>
            <w:noProof/>
            <w:webHidden/>
          </w:rPr>
          <w:tab/>
        </w:r>
        <w:r w:rsidR="001036B0">
          <w:rPr>
            <w:noProof/>
            <w:webHidden/>
          </w:rPr>
          <w:fldChar w:fldCharType="begin"/>
        </w:r>
        <w:r w:rsidR="001036B0">
          <w:rPr>
            <w:noProof/>
            <w:webHidden/>
          </w:rPr>
          <w:instrText xml:space="preserve"> PAGEREF _Toc72832567 \h </w:instrText>
        </w:r>
        <w:r w:rsidR="001036B0">
          <w:rPr>
            <w:noProof/>
            <w:webHidden/>
          </w:rPr>
        </w:r>
        <w:r w:rsidR="001036B0">
          <w:rPr>
            <w:noProof/>
            <w:webHidden/>
          </w:rPr>
          <w:fldChar w:fldCharType="separate"/>
        </w:r>
        <w:r w:rsidR="001036B0">
          <w:rPr>
            <w:noProof/>
            <w:webHidden/>
          </w:rPr>
          <w:t>147</w:t>
        </w:r>
        <w:r w:rsidR="001036B0">
          <w:rPr>
            <w:noProof/>
            <w:webHidden/>
          </w:rPr>
          <w:fldChar w:fldCharType="end"/>
        </w:r>
      </w:hyperlink>
    </w:p>
    <w:p w14:paraId="5042E35A" w14:textId="481D9A86"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68" w:history="1">
        <w:r w:rsidR="001036B0" w:rsidRPr="003E2AA4">
          <w:rPr>
            <w:rStyle w:val="Hyperlink"/>
            <w:noProof/>
          </w:rPr>
          <w:t>9.2.9 Termination Criteria and Objective Functions</w:t>
        </w:r>
        <w:r w:rsidR="001036B0">
          <w:rPr>
            <w:noProof/>
            <w:webHidden/>
          </w:rPr>
          <w:tab/>
        </w:r>
        <w:r w:rsidR="001036B0">
          <w:rPr>
            <w:noProof/>
            <w:webHidden/>
          </w:rPr>
          <w:fldChar w:fldCharType="begin"/>
        </w:r>
        <w:r w:rsidR="001036B0">
          <w:rPr>
            <w:noProof/>
            <w:webHidden/>
          </w:rPr>
          <w:instrText xml:space="preserve"> PAGEREF _Toc72832568 \h </w:instrText>
        </w:r>
        <w:r w:rsidR="001036B0">
          <w:rPr>
            <w:noProof/>
            <w:webHidden/>
          </w:rPr>
        </w:r>
        <w:r w:rsidR="001036B0">
          <w:rPr>
            <w:noProof/>
            <w:webHidden/>
          </w:rPr>
          <w:fldChar w:fldCharType="separate"/>
        </w:r>
        <w:r w:rsidR="001036B0">
          <w:rPr>
            <w:noProof/>
            <w:webHidden/>
          </w:rPr>
          <w:t>147</w:t>
        </w:r>
        <w:r w:rsidR="001036B0">
          <w:rPr>
            <w:noProof/>
            <w:webHidden/>
          </w:rPr>
          <w:fldChar w:fldCharType="end"/>
        </w:r>
      </w:hyperlink>
    </w:p>
    <w:p w14:paraId="3118D58E" w14:textId="22D9F567"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569" w:history="1">
        <w:r w:rsidR="001036B0" w:rsidRPr="003E2AA4">
          <w:rPr>
            <w:rStyle w:val="Hyperlink"/>
            <w:noProof/>
          </w:rPr>
          <w:t>9.3 PESTPP-IES Output Files</w:t>
        </w:r>
        <w:r w:rsidR="001036B0">
          <w:rPr>
            <w:noProof/>
            <w:webHidden/>
          </w:rPr>
          <w:tab/>
        </w:r>
        <w:r w:rsidR="001036B0">
          <w:rPr>
            <w:noProof/>
            <w:webHidden/>
          </w:rPr>
          <w:fldChar w:fldCharType="begin"/>
        </w:r>
        <w:r w:rsidR="001036B0">
          <w:rPr>
            <w:noProof/>
            <w:webHidden/>
          </w:rPr>
          <w:instrText xml:space="preserve"> PAGEREF _Toc72832569 \h </w:instrText>
        </w:r>
        <w:r w:rsidR="001036B0">
          <w:rPr>
            <w:noProof/>
            <w:webHidden/>
          </w:rPr>
        </w:r>
        <w:r w:rsidR="001036B0">
          <w:rPr>
            <w:noProof/>
            <w:webHidden/>
          </w:rPr>
          <w:fldChar w:fldCharType="separate"/>
        </w:r>
        <w:r w:rsidR="001036B0">
          <w:rPr>
            <w:noProof/>
            <w:webHidden/>
          </w:rPr>
          <w:t>148</w:t>
        </w:r>
        <w:r w:rsidR="001036B0">
          <w:rPr>
            <w:noProof/>
            <w:webHidden/>
          </w:rPr>
          <w:fldChar w:fldCharType="end"/>
        </w:r>
      </w:hyperlink>
    </w:p>
    <w:p w14:paraId="20C5649B" w14:textId="295F6838"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70" w:history="1">
        <w:r w:rsidR="001036B0" w:rsidRPr="003E2AA4">
          <w:rPr>
            <w:rStyle w:val="Hyperlink"/>
            <w:noProof/>
          </w:rPr>
          <w:t>9.3.1 CSV Output Files</w:t>
        </w:r>
        <w:r w:rsidR="001036B0">
          <w:rPr>
            <w:noProof/>
            <w:webHidden/>
          </w:rPr>
          <w:tab/>
        </w:r>
        <w:r w:rsidR="001036B0">
          <w:rPr>
            <w:noProof/>
            <w:webHidden/>
          </w:rPr>
          <w:fldChar w:fldCharType="begin"/>
        </w:r>
        <w:r w:rsidR="001036B0">
          <w:rPr>
            <w:noProof/>
            <w:webHidden/>
          </w:rPr>
          <w:instrText xml:space="preserve"> PAGEREF _Toc72832570 \h </w:instrText>
        </w:r>
        <w:r w:rsidR="001036B0">
          <w:rPr>
            <w:noProof/>
            <w:webHidden/>
          </w:rPr>
        </w:r>
        <w:r w:rsidR="001036B0">
          <w:rPr>
            <w:noProof/>
            <w:webHidden/>
          </w:rPr>
          <w:fldChar w:fldCharType="separate"/>
        </w:r>
        <w:r w:rsidR="001036B0">
          <w:rPr>
            <w:noProof/>
            <w:webHidden/>
          </w:rPr>
          <w:t>148</w:t>
        </w:r>
        <w:r w:rsidR="001036B0">
          <w:rPr>
            <w:noProof/>
            <w:webHidden/>
          </w:rPr>
          <w:fldChar w:fldCharType="end"/>
        </w:r>
      </w:hyperlink>
    </w:p>
    <w:p w14:paraId="4FB154BE" w14:textId="17804726"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71" w:history="1">
        <w:r w:rsidR="001036B0" w:rsidRPr="003E2AA4">
          <w:rPr>
            <w:rStyle w:val="Hyperlink"/>
            <w:noProof/>
          </w:rPr>
          <w:t>9.3.2 Non-CSV Output Files</w:t>
        </w:r>
        <w:r w:rsidR="001036B0">
          <w:rPr>
            <w:noProof/>
            <w:webHidden/>
          </w:rPr>
          <w:tab/>
        </w:r>
        <w:r w:rsidR="001036B0">
          <w:rPr>
            <w:noProof/>
            <w:webHidden/>
          </w:rPr>
          <w:fldChar w:fldCharType="begin"/>
        </w:r>
        <w:r w:rsidR="001036B0">
          <w:rPr>
            <w:noProof/>
            <w:webHidden/>
          </w:rPr>
          <w:instrText xml:space="preserve"> PAGEREF _Toc72832571 \h </w:instrText>
        </w:r>
        <w:r w:rsidR="001036B0">
          <w:rPr>
            <w:noProof/>
            <w:webHidden/>
          </w:rPr>
        </w:r>
        <w:r w:rsidR="001036B0">
          <w:rPr>
            <w:noProof/>
            <w:webHidden/>
          </w:rPr>
          <w:fldChar w:fldCharType="separate"/>
        </w:r>
        <w:r w:rsidR="001036B0">
          <w:rPr>
            <w:noProof/>
            <w:webHidden/>
          </w:rPr>
          <w:t>150</w:t>
        </w:r>
        <w:r w:rsidR="001036B0">
          <w:rPr>
            <w:noProof/>
            <w:webHidden/>
          </w:rPr>
          <w:fldChar w:fldCharType="end"/>
        </w:r>
      </w:hyperlink>
    </w:p>
    <w:p w14:paraId="610CCCF8" w14:textId="65410FC5"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572" w:history="1">
        <w:r w:rsidR="001036B0" w:rsidRPr="003E2AA4">
          <w:rPr>
            <w:rStyle w:val="Hyperlink"/>
            <w:noProof/>
          </w:rPr>
          <w:t>9.4 Summary of Control Variables</w:t>
        </w:r>
        <w:r w:rsidR="001036B0">
          <w:rPr>
            <w:noProof/>
            <w:webHidden/>
          </w:rPr>
          <w:tab/>
        </w:r>
        <w:r w:rsidR="001036B0">
          <w:rPr>
            <w:noProof/>
            <w:webHidden/>
          </w:rPr>
          <w:fldChar w:fldCharType="begin"/>
        </w:r>
        <w:r w:rsidR="001036B0">
          <w:rPr>
            <w:noProof/>
            <w:webHidden/>
          </w:rPr>
          <w:instrText xml:space="preserve"> PAGEREF _Toc72832572 \h </w:instrText>
        </w:r>
        <w:r w:rsidR="001036B0">
          <w:rPr>
            <w:noProof/>
            <w:webHidden/>
          </w:rPr>
        </w:r>
        <w:r w:rsidR="001036B0">
          <w:rPr>
            <w:noProof/>
            <w:webHidden/>
          </w:rPr>
          <w:fldChar w:fldCharType="separate"/>
        </w:r>
        <w:r w:rsidR="001036B0">
          <w:rPr>
            <w:noProof/>
            <w:webHidden/>
          </w:rPr>
          <w:t>150</w:t>
        </w:r>
        <w:r w:rsidR="001036B0">
          <w:rPr>
            <w:noProof/>
            <w:webHidden/>
          </w:rPr>
          <w:fldChar w:fldCharType="end"/>
        </w:r>
      </w:hyperlink>
    </w:p>
    <w:p w14:paraId="43203F07" w14:textId="0A77D23D" w:rsidR="001036B0" w:rsidRDefault="004261F9">
      <w:pPr>
        <w:pStyle w:val="TOC1"/>
        <w:tabs>
          <w:tab w:val="right" w:leader="dot" w:pos="9016"/>
        </w:tabs>
        <w:rPr>
          <w:rFonts w:asciiTheme="minorHAnsi" w:eastAsiaTheme="minorEastAsia" w:hAnsiTheme="minorHAnsi" w:cstheme="minorBidi"/>
          <w:noProof/>
          <w:szCs w:val="24"/>
          <w:lang w:eastAsia="en-US"/>
        </w:rPr>
      </w:pPr>
      <w:hyperlink w:anchor="_Toc72832573" w:history="1">
        <w:r w:rsidR="001036B0" w:rsidRPr="003E2AA4">
          <w:rPr>
            <w:rStyle w:val="Hyperlink"/>
            <w:noProof/>
          </w:rPr>
          <w:t>10. PESTPP-SWP</w:t>
        </w:r>
        <w:r w:rsidR="001036B0">
          <w:rPr>
            <w:noProof/>
            <w:webHidden/>
          </w:rPr>
          <w:tab/>
        </w:r>
        <w:r w:rsidR="001036B0">
          <w:rPr>
            <w:noProof/>
            <w:webHidden/>
          </w:rPr>
          <w:fldChar w:fldCharType="begin"/>
        </w:r>
        <w:r w:rsidR="001036B0">
          <w:rPr>
            <w:noProof/>
            <w:webHidden/>
          </w:rPr>
          <w:instrText xml:space="preserve"> PAGEREF _Toc72832573 \h </w:instrText>
        </w:r>
        <w:r w:rsidR="001036B0">
          <w:rPr>
            <w:noProof/>
            <w:webHidden/>
          </w:rPr>
        </w:r>
        <w:r w:rsidR="001036B0">
          <w:rPr>
            <w:noProof/>
            <w:webHidden/>
          </w:rPr>
          <w:fldChar w:fldCharType="separate"/>
        </w:r>
        <w:r w:rsidR="001036B0">
          <w:rPr>
            <w:noProof/>
            <w:webHidden/>
          </w:rPr>
          <w:t>156</w:t>
        </w:r>
        <w:r w:rsidR="001036B0">
          <w:rPr>
            <w:noProof/>
            <w:webHidden/>
          </w:rPr>
          <w:fldChar w:fldCharType="end"/>
        </w:r>
      </w:hyperlink>
    </w:p>
    <w:p w14:paraId="471ECFD3" w14:textId="698E0446"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574" w:history="1">
        <w:r w:rsidR="001036B0" w:rsidRPr="003E2AA4">
          <w:rPr>
            <w:rStyle w:val="Hyperlink"/>
            <w:noProof/>
          </w:rPr>
          <w:t>10.1 Introduction</w:t>
        </w:r>
        <w:r w:rsidR="001036B0">
          <w:rPr>
            <w:noProof/>
            <w:webHidden/>
          </w:rPr>
          <w:tab/>
        </w:r>
        <w:r w:rsidR="001036B0">
          <w:rPr>
            <w:noProof/>
            <w:webHidden/>
          </w:rPr>
          <w:fldChar w:fldCharType="begin"/>
        </w:r>
        <w:r w:rsidR="001036B0">
          <w:rPr>
            <w:noProof/>
            <w:webHidden/>
          </w:rPr>
          <w:instrText xml:space="preserve"> PAGEREF _Toc72832574 \h </w:instrText>
        </w:r>
        <w:r w:rsidR="001036B0">
          <w:rPr>
            <w:noProof/>
            <w:webHidden/>
          </w:rPr>
        </w:r>
        <w:r w:rsidR="001036B0">
          <w:rPr>
            <w:noProof/>
            <w:webHidden/>
          </w:rPr>
          <w:fldChar w:fldCharType="separate"/>
        </w:r>
        <w:r w:rsidR="001036B0">
          <w:rPr>
            <w:noProof/>
            <w:webHidden/>
          </w:rPr>
          <w:t>156</w:t>
        </w:r>
        <w:r w:rsidR="001036B0">
          <w:rPr>
            <w:noProof/>
            <w:webHidden/>
          </w:rPr>
          <w:fldChar w:fldCharType="end"/>
        </w:r>
      </w:hyperlink>
    </w:p>
    <w:p w14:paraId="0417BB28" w14:textId="7E7DFD4C"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575" w:history="1">
        <w:r w:rsidR="001036B0" w:rsidRPr="003E2AA4">
          <w:rPr>
            <w:rStyle w:val="Hyperlink"/>
            <w:noProof/>
          </w:rPr>
          <w:t>10.2 Using PESTPP-SWP</w:t>
        </w:r>
        <w:r w:rsidR="001036B0">
          <w:rPr>
            <w:noProof/>
            <w:webHidden/>
          </w:rPr>
          <w:tab/>
        </w:r>
        <w:r w:rsidR="001036B0">
          <w:rPr>
            <w:noProof/>
            <w:webHidden/>
          </w:rPr>
          <w:fldChar w:fldCharType="begin"/>
        </w:r>
        <w:r w:rsidR="001036B0">
          <w:rPr>
            <w:noProof/>
            <w:webHidden/>
          </w:rPr>
          <w:instrText xml:space="preserve"> PAGEREF _Toc72832575 \h </w:instrText>
        </w:r>
        <w:r w:rsidR="001036B0">
          <w:rPr>
            <w:noProof/>
            <w:webHidden/>
          </w:rPr>
        </w:r>
        <w:r w:rsidR="001036B0">
          <w:rPr>
            <w:noProof/>
            <w:webHidden/>
          </w:rPr>
          <w:fldChar w:fldCharType="separate"/>
        </w:r>
        <w:r w:rsidR="001036B0">
          <w:rPr>
            <w:noProof/>
            <w:webHidden/>
          </w:rPr>
          <w:t>156</w:t>
        </w:r>
        <w:r w:rsidR="001036B0">
          <w:rPr>
            <w:noProof/>
            <w:webHidden/>
          </w:rPr>
          <w:fldChar w:fldCharType="end"/>
        </w:r>
      </w:hyperlink>
    </w:p>
    <w:p w14:paraId="1D73976B" w14:textId="771B8995"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576" w:history="1">
        <w:r w:rsidR="001036B0" w:rsidRPr="003E2AA4">
          <w:rPr>
            <w:rStyle w:val="Hyperlink"/>
            <w:noProof/>
          </w:rPr>
          <w:t>10.3 Summary of Control Variables</w:t>
        </w:r>
        <w:r w:rsidR="001036B0">
          <w:rPr>
            <w:noProof/>
            <w:webHidden/>
          </w:rPr>
          <w:tab/>
        </w:r>
        <w:r w:rsidR="001036B0">
          <w:rPr>
            <w:noProof/>
            <w:webHidden/>
          </w:rPr>
          <w:fldChar w:fldCharType="begin"/>
        </w:r>
        <w:r w:rsidR="001036B0">
          <w:rPr>
            <w:noProof/>
            <w:webHidden/>
          </w:rPr>
          <w:instrText xml:space="preserve"> PAGEREF _Toc72832576 \h </w:instrText>
        </w:r>
        <w:r w:rsidR="001036B0">
          <w:rPr>
            <w:noProof/>
            <w:webHidden/>
          </w:rPr>
        </w:r>
        <w:r w:rsidR="001036B0">
          <w:rPr>
            <w:noProof/>
            <w:webHidden/>
          </w:rPr>
          <w:fldChar w:fldCharType="separate"/>
        </w:r>
        <w:r w:rsidR="001036B0">
          <w:rPr>
            <w:noProof/>
            <w:webHidden/>
          </w:rPr>
          <w:t>157</w:t>
        </w:r>
        <w:r w:rsidR="001036B0">
          <w:rPr>
            <w:noProof/>
            <w:webHidden/>
          </w:rPr>
          <w:fldChar w:fldCharType="end"/>
        </w:r>
      </w:hyperlink>
    </w:p>
    <w:p w14:paraId="7684ABF3" w14:textId="611CC1CD" w:rsidR="001036B0" w:rsidRDefault="004261F9">
      <w:pPr>
        <w:pStyle w:val="TOC1"/>
        <w:tabs>
          <w:tab w:val="left" w:pos="576"/>
          <w:tab w:val="right" w:leader="dot" w:pos="9016"/>
        </w:tabs>
        <w:rPr>
          <w:rFonts w:asciiTheme="minorHAnsi" w:eastAsiaTheme="minorEastAsia" w:hAnsiTheme="minorHAnsi" w:cstheme="minorBidi"/>
          <w:noProof/>
          <w:szCs w:val="24"/>
          <w:lang w:eastAsia="en-US"/>
        </w:rPr>
      </w:pPr>
      <w:hyperlink w:anchor="_Toc72832577" w:history="1">
        <w:r w:rsidR="001036B0" w:rsidRPr="003E2AA4">
          <w:rPr>
            <w:rStyle w:val="Hyperlink"/>
            <w:noProof/>
          </w:rPr>
          <w:t>11.</w:t>
        </w:r>
        <w:r w:rsidR="001036B0">
          <w:rPr>
            <w:rFonts w:asciiTheme="minorHAnsi" w:eastAsiaTheme="minorEastAsia" w:hAnsiTheme="minorHAnsi" w:cstheme="minorBidi"/>
            <w:noProof/>
            <w:szCs w:val="24"/>
            <w:lang w:eastAsia="en-US"/>
          </w:rPr>
          <w:tab/>
        </w:r>
        <w:r w:rsidR="001036B0" w:rsidRPr="003E2AA4">
          <w:rPr>
            <w:rStyle w:val="Hyperlink"/>
            <w:noProof/>
          </w:rPr>
          <w:t>PESTPP-PSO</w:t>
        </w:r>
        <w:r w:rsidR="001036B0">
          <w:rPr>
            <w:noProof/>
            <w:webHidden/>
          </w:rPr>
          <w:tab/>
        </w:r>
        <w:r w:rsidR="001036B0">
          <w:rPr>
            <w:noProof/>
            <w:webHidden/>
          </w:rPr>
          <w:fldChar w:fldCharType="begin"/>
        </w:r>
        <w:r w:rsidR="001036B0">
          <w:rPr>
            <w:noProof/>
            <w:webHidden/>
          </w:rPr>
          <w:instrText xml:space="preserve"> PAGEREF _Toc72832577 \h </w:instrText>
        </w:r>
        <w:r w:rsidR="001036B0">
          <w:rPr>
            <w:noProof/>
            <w:webHidden/>
          </w:rPr>
        </w:r>
        <w:r w:rsidR="001036B0">
          <w:rPr>
            <w:noProof/>
            <w:webHidden/>
          </w:rPr>
          <w:fldChar w:fldCharType="separate"/>
        </w:r>
        <w:r w:rsidR="001036B0">
          <w:rPr>
            <w:noProof/>
            <w:webHidden/>
          </w:rPr>
          <w:t>159</w:t>
        </w:r>
        <w:r w:rsidR="001036B0">
          <w:rPr>
            <w:noProof/>
            <w:webHidden/>
          </w:rPr>
          <w:fldChar w:fldCharType="end"/>
        </w:r>
      </w:hyperlink>
    </w:p>
    <w:p w14:paraId="5AC57F70" w14:textId="64939C11"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578" w:history="1">
        <w:r w:rsidR="001036B0" w:rsidRPr="003E2AA4">
          <w:rPr>
            <w:rStyle w:val="Hyperlink"/>
            <w:noProof/>
          </w:rPr>
          <w:t>11.1 Introduction</w:t>
        </w:r>
        <w:r w:rsidR="001036B0">
          <w:rPr>
            <w:noProof/>
            <w:webHidden/>
          </w:rPr>
          <w:tab/>
        </w:r>
        <w:r w:rsidR="001036B0">
          <w:rPr>
            <w:noProof/>
            <w:webHidden/>
          </w:rPr>
          <w:fldChar w:fldCharType="begin"/>
        </w:r>
        <w:r w:rsidR="001036B0">
          <w:rPr>
            <w:noProof/>
            <w:webHidden/>
          </w:rPr>
          <w:instrText xml:space="preserve"> PAGEREF _Toc72832578 \h </w:instrText>
        </w:r>
        <w:r w:rsidR="001036B0">
          <w:rPr>
            <w:noProof/>
            <w:webHidden/>
          </w:rPr>
        </w:r>
        <w:r w:rsidR="001036B0">
          <w:rPr>
            <w:noProof/>
            <w:webHidden/>
          </w:rPr>
          <w:fldChar w:fldCharType="separate"/>
        </w:r>
        <w:r w:rsidR="001036B0">
          <w:rPr>
            <w:noProof/>
            <w:webHidden/>
          </w:rPr>
          <w:t>159</w:t>
        </w:r>
        <w:r w:rsidR="001036B0">
          <w:rPr>
            <w:noProof/>
            <w:webHidden/>
          </w:rPr>
          <w:fldChar w:fldCharType="end"/>
        </w:r>
      </w:hyperlink>
    </w:p>
    <w:p w14:paraId="65B6D6C2" w14:textId="68F6E5FF" w:rsidR="001036B0" w:rsidRDefault="004261F9">
      <w:pPr>
        <w:pStyle w:val="TOC3"/>
        <w:tabs>
          <w:tab w:val="left" w:pos="1440"/>
          <w:tab w:val="right" w:leader="dot" w:pos="9016"/>
        </w:tabs>
        <w:rPr>
          <w:rFonts w:asciiTheme="minorHAnsi" w:eastAsiaTheme="minorEastAsia" w:hAnsiTheme="minorHAnsi" w:cstheme="minorBidi"/>
          <w:noProof/>
          <w:szCs w:val="24"/>
          <w:lang w:eastAsia="en-US"/>
        </w:rPr>
      </w:pPr>
      <w:hyperlink w:anchor="_Toc72832579" w:history="1">
        <w:r w:rsidR="001036B0" w:rsidRPr="003E2AA4">
          <w:rPr>
            <w:rStyle w:val="Hyperlink"/>
            <w:noProof/>
          </w:rPr>
          <w:t>11.1.1</w:t>
        </w:r>
        <w:r w:rsidR="001036B0">
          <w:rPr>
            <w:rFonts w:asciiTheme="minorHAnsi" w:eastAsiaTheme="minorEastAsia" w:hAnsiTheme="minorHAnsi" w:cstheme="minorBidi"/>
            <w:noProof/>
            <w:szCs w:val="24"/>
            <w:lang w:eastAsia="en-US"/>
          </w:rPr>
          <w:tab/>
        </w:r>
        <w:r w:rsidR="001036B0" w:rsidRPr="003E2AA4">
          <w:rPr>
            <w:rStyle w:val="Hyperlink"/>
            <w:noProof/>
          </w:rPr>
          <w:t>Publications and Overview</w:t>
        </w:r>
        <w:r w:rsidR="001036B0">
          <w:rPr>
            <w:noProof/>
            <w:webHidden/>
          </w:rPr>
          <w:tab/>
        </w:r>
        <w:r w:rsidR="001036B0">
          <w:rPr>
            <w:noProof/>
            <w:webHidden/>
          </w:rPr>
          <w:fldChar w:fldCharType="begin"/>
        </w:r>
        <w:r w:rsidR="001036B0">
          <w:rPr>
            <w:noProof/>
            <w:webHidden/>
          </w:rPr>
          <w:instrText xml:space="preserve"> PAGEREF _Toc72832579 \h </w:instrText>
        </w:r>
        <w:r w:rsidR="001036B0">
          <w:rPr>
            <w:noProof/>
            <w:webHidden/>
          </w:rPr>
        </w:r>
        <w:r w:rsidR="001036B0">
          <w:rPr>
            <w:noProof/>
            <w:webHidden/>
          </w:rPr>
          <w:fldChar w:fldCharType="separate"/>
        </w:r>
        <w:r w:rsidR="001036B0">
          <w:rPr>
            <w:noProof/>
            <w:webHidden/>
          </w:rPr>
          <w:t>159</w:t>
        </w:r>
        <w:r w:rsidR="001036B0">
          <w:rPr>
            <w:noProof/>
            <w:webHidden/>
          </w:rPr>
          <w:fldChar w:fldCharType="end"/>
        </w:r>
      </w:hyperlink>
    </w:p>
    <w:p w14:paraId="3259BFF9" w14:textId="7D7F64A0" w:rsidR="001036B0" w:rsidRDefault="004261F9">
      <w:pPr>
        <w:pStyle w:val="TOC3"/>
        <w:tabs>
          <w:tab w:val="left" w:pos="1440"/>
          <w:tab w:val="right" w:leader="dot" w:pos="9016"/>
        </w:tabs>
        <w:rPr>
          <w:rFonts w:asciiTheme="minorHAnsi" w:eastAsiaTheme="minorEastAsia" w:hAnsiTheme="minorHAnsi" w:cstheme="minorBidi"/>
          <w:noProof/>
          <w:szCs w:val="24"/>
          <w:lang w:eastAsia="en-US"/>
        </w:rPr>
      </w:pPr>
      <w:hyperlink w:anchor="_Toc72832580" w:history="1">
        <w:r w:rsidR="001036B0" w:rsidRPr="003E2AA4">
          <w:rPr>
            <w:rStyle w:val="Hyperlink"/>
            <w:noProof/>
          </w:rPr>
          <w:t>1.1.1</w:t>
        </w:r>
        <w:r w:rsidR="001036B0">
          <w:rPr>
            <w:rFonts w:asciiTheme="minorHAnsi" w:eastAsiaTheme="minorEastAsia" w:hAnsiTheme="minorHAnsi" w:cstheme="minorBidi"/>
            <w:noProof/>
            <w:szCs w:val="24"/>
            <w:lang w:eastAsia="en-US"/>
          </w:rPr>
          <w:tab/>
        </w:r>
        <w:r w:rsidR="001036B0" w:rsidRPr="003E2AA4">
          <w:rPr>
            <w:rStyle w:val="Hyperlink"/>
            <w:noProof/>
          </w:rPr>
          <w:t>Basic Single-Objective Particle Swarm Optimization</w:t>
        </w:r>
        <w:r w:rsidR="001036B0">
          <w:rPr>
            <w:noProof/>
            <w:webHidden/>
          </w:rPr>
          <w:tab/>
        </w:r>
        <w:r w:rsidR="001036B0">
          <w:rPr>
            <w:noProof/>
            <w:webHidden/>
          </w:rPr>
          <w:fldChar w:fldCharType="begin"/>
        </w:r>
        <w:r w:rsidR="001036B0">
          <w:rPr>
            <w:noProof/>
            <w:webHidden/>
          </w:rPr>
          <w:instrText xml:space="preserve"> PAGEREF _Toc72832580 \h </w:instrText>
        </w:r>
        <w:r w:rsidR="001036B0">
          <w:rPr>
            <w:noProof/>
            <w:webHidden/>
          </w:rPr>
        </w:r>
        <w:r w:rsidR="001036B0">
          <w:rPr>
            <w:noProof/>
            <w:webHidden/>
          </w:rPr>
          <w:fldChar w:fldCharType="separate"/>
        </w:r>
        <w:r w:rsidR="001036B0">
          <w:rPr>
            <w:noProof/>
            <w:webHidden/>
          </w:rPr>
          <w:t>161</w:t>
        </w:r>
        <w:r w:rsidR="001036B0">
          <w:rPr>
            <w:noProof/>
            <w:webHidden/>
          </w:rPr>
          <w:fldChar w:fldCharType="end"/>
        </w:r>
      </w:hyperlink>
    </w:p>
    <w:p w14:paraId="382671B9" w14:textId="483ADF99" w:rsidR="001036B0" w:rsidRDefault="004261F9">
      <w:pPr>
        <w:pStyle w:val="TOC3"/>
        <w:tabs>
          <w:tab w:val="left" w:pos="1440"/>
          <w:tab w:val="right" w:leader="dot" w:pos="9016"/>
        </w:tabs>
        <w:rPr>
          <w:rFonts w:asciiTheme="minorHAnsi" w:eastAsiaTheme="minorEastAsia" w:hAnsiTheme="minorHAnsi" w:cstheme="minorBidi"/>
          <w:noProof/>
          <w:szCs w:val="24"/>
          <w:lang w:eastAsia="en-US"/>
        </w:rPr>
      </w:pPr>
      <w:hyperlink w:anchor="_Toc72832581" w:history="1">
        <w:r w:rsidR="001036B0" w:rsidRPr="003E2AA4">
          <w:rPr>
            <w:rStyle w:val="Hyperlink"/>
            <w:noProof/>
          </w:rPr>
          <w:t>11.1.2</w:t>
        </w:r>
        <w:r w:rsidR="001036B0">
          <w:rPr>
            <w:rFonts w:asciiTheme="minorHAnsi" w:eastAsiaTheme="minorEastAsia" w:hAnsiTheme="minorHAnsi" w:cstheme="minorBidi"/>
            <w:noProof/>
            <w:szCs w:val="24"/>
            <w:lang w:eastAsia="en-US"/>
          </w:rPr>
          <w:tab/>
        </w:r>
        <w:r w:rsidR="001036B0" w:rsidRPr="003E2AA4">
          <w:rPr>
            <w:rStyle w:val="Hyperlink"/>
            <w:noProof/>
          </w:rPr>
          <w:t>Multi-Objective Particle Swarm optimization</w:t>
        </w:r>
        <w:r w:rsidR="001036B0">
          <w:rPr>
            <w:noProof/>
            <w:webHidden/>
          </w:rPr>
          <w:tab/>
        </w:r>
        <w:r w:rsidR="001036B0">
          <w:rPr>
            <w:noProof/>
            <w:webHidden/>
          </w:rPr>
          <w:fldChar w:fldCharType="begin"/>
        </w:r>
        <w:r w:rsidR="001036B0">
          <w:rPr>
            <w:noProof/>
            <w:webHidden/>
          </w:rPr>
          <w:instrText xml:space="preserve"> PAGEREF _Toc72832581 \h </w:instrText>
        </w:r>
        <w:r w:rsidR="001036B0">
          <w:rPr>
            <w:noProof/>
            <w:webHidden/>
          </w:rPr>
        </w:r>
        <w:r w:rsidR="001036B0">
          <w:rPr>
            <w:noProof/>
            <w:webHidden/>
          </w:rPr>
          <w:fldChar w:fldCharType="separate"/>
        </w:r>
        <w:r w:rsidR="001036B0">
          <w:rPr>
            <w:noProof/>
            <w:webHidden/>
          </w:rPr>
          <w:t>162</w:t>
        </w:r>
        <w:r w:rsidR="001036B0">
          <w:rPr>
            <w:noProof/>
            <w:webHidden/>
          </w:rPr>
          <w:fldChar w:fldCharType="end"/>
        </w:r>
      </w:hyperlink>
    </w:p>
    <w:p w14:paraId="35E59DE0" w14:textId="18189AB0" w:rsidR="001036B0" w:rsidRDefault="004261F9">
      <w:pPr>
        <w:pStyle w:val="TOC3"/>
        <w:tabs>
          <w:tab w:val="left" w:pos="1440"/>
          <w:tab w:val="right" w:leader="dot" w:pos="9016"/>
        </w:tabs>
        <w:rPr>
          <w:rFonts w:asciiTheme="minorHAnsi" w:eastAsiaTheme="minorEastAsia" w:hAnsiTheme="minorHAnsi" w:cstheme="minorBidi"/>
          <w:noProof/>
          <w:szCs w:val="24"/>
          <w:lang w:eastAsia="en-US"/>
        </w:rPr>
      </w:pPr>
      <w:hyperlink w:anchor="_Toc72832582" w:history="1">
        <w:r w:rsidR="001036B0" w:rsidRPr="003E2AA4">
          <w:rPr>
            <w:rStyle w:val="Hyperlink"/>
            <w:noProof/>
          </w:rPr>
          <w:t>11.1.3</w:t>
        </w:r>
        <w:r w:rsidR="001036B0">
          <w:rPr>
            <w:rFonts w:asciiTheme="minorHAnsi" w:eastAsiaTheme="minorEastAsia" w:hAnsiTheme="minorHAnsi" w:cstheme="minorBidi"/>
            <w:noProof/>
            <w:szCs w:val="24"/>
            <w:lang w:eastAsia="en-US"/>
          </w:rPr>
          <w:tab/>
        </w:r>
        <w:r w:rsidR="001036B0" w:rsidRPr="003E2AA4">
          <w:rPr>
            <w:rStyle w:val="Hyperlink"/>
            <w:noProof/>
          </w:rPr>
          <w:t>Decision Variable Transformations</w:t>
        </w:r>
        <w:r w:rsidR="001036B0">
          <w:rPr>
            <w:noProof/>
            <w:webHidden/>
          </w:rPr>
          <w:tab/>
        </w:r>
        <w:r w:rsidR="001036B0">
          <w:rPr>
            <w:noProof/>
            <w:webHidden/>
          </w:rPr>
          <w:fldChar w:fldCharType="begin"/>
        </w:r>
        <w:r w:rsidR="001036B0">
          <w:rPr>
            <w:noProof/>
            <w:webHidden/>
          </w:rPr>
          <w:instrText xml:space="preserve"> PAGEREF _Toc72832582 \h </w:instrText>
        </w:r>
        <w:r w:rsidR="001036B0">
          <w:rPr>
            <w:noProof/>
            <w:webHidden/>
          </w:rPr>
        </w:r>
        <w:r w:rsidR="001036B0">
          <w:rPr>
            <w:noProof/>
            <w:webHidden/>
          </w:rPr>
          <w:fldChar w:fldCharType="separate"/>
        </w:r>
        <w:r w:rsidR="001036B0">
          <w:rPr>
            <w:noProof/>
            <w:webHidden/>
          </w:rPr>
          <w:t>163</w:t>
        </w:r>
        <w:r w:rsidR="001036B0">
          <w:rPr>
            <w:noProof/>
            <w:webHidden/>
          </w:rPr>
          <w:fldChar w:fldCharType="end"/>
        </w:r>
      </w:hyperlink>
    </w:p>
    <w:p w14:paraId="44E661C8" w14:textId="3C23230D" w:rsidR="001036B0" w:rsidRDefault="004261F9">
      <w:pPr>
        <w:pStyle w:val="TOC2"/>
        <w:tabs>
          <w:tab w:val="left" w:pos="960"/>
          <w:tab w:val="right" w:leader="dot" w:pos="9016"/>
        </w:tabs>
        <w:rPr>
          <w:rFonts w:asciiTheme="minorHAnsi" w:eastAsiaTheme="minorEastAsia" w:hAnsiTheme="minorHAnsi" w:cstheme="minorBidi"/>
          <w:noProof/>
          <w:szCs w:val="24"/>
          <w:lang w:eastAsia="en-US"/>
        </w:rPr>
      </w:pPr>
      <w:hyperlink w:anchor="_Toc72832583" w:history="1">
        <w:r w:rsidR="001036B0" w:rsidRPr="003E2AA4">
          <w:rPr>
            <w:rStyle w:val="Hyperlink"/>
            <w:noProof/>
          </w:rPr>
          <w:t>11.2</w:t>
        </w:r>
        <w:r w:rsidR="001036B0">
          <w:rPr>
            <w:rFonts w:asciiTheme="minorHAnsi" w:eastAsiaTheme="minorEastAsia" w:hAnsiTheme="minorHAnsi" w:cstheme="minorBidi"/>
            <w:noProof/>
            <w:szCs w:val="24"/>
            <w:lang w:eastAsia="en-US"/>
          </w:rPr>
          <w:tab/>
        </w:r>
        <w:r w:rsidR="001036B0" w:rsidRPr="003E2AA4">
          <w:rPr>
            <w:rStyle w:val="Hyperlink"/>
            <w:noProof/>
          </w:rPr>
          <w:t>Using PESTPP-PSO</w:t>
        </w:r>
        <w:r w:rsidR="001036B0">
          <w:rPr>
            <w:noProof/>
            <w:webHidden/>
          </w:rPr>
          <w:tab/>
        </w:r>
        <w:r w:rsidR="001036B0">
          <w:rPr>
            <w:noProof/>
            <w:webHidden/>
          </w:rPr>
          <w:fldChar w:fldCharType="begin"/>
        </w:r>
        <w:r w:rsidR="001036B0">
          <w:rPr>
            <w:noProof/>
            <w:webHidden/>
          </w:rPr>
          <w:instrText xml:space="preserve"> PAGEREF _Toc72832583 \h </w:instrText>
        </w:r>
        <w:r w:rsidR="001036B0">
          <w:rPr>
            <w:noProof/>
            <w:webHidden/>
          </w:rPr>
        </w:r>
        <w:r w:rsidR="001036B0">
          <w:rPr>
            <w:noProof/>
            <w:webHidden/>
          </w:rPr>
          <w:fldChar w:fldCharType="separate"/>
        </w:r>
        <w:r w:rsidR="001036B0">
          <w:rPr>
            <w:noProof/>
            <w:webHidden/>
          </w:rPr>
          <w:t>163</w:t>
        </w:r>
        <w:r w:rsidR="001036B0">
          <w:rPr>
            <w:noProof/>
            <w:webHidden/>
          </w:rPr>
          <w:fldChar w:fldCharType="end"/>
        </w:r>
      </w:hyperlink>
    </w:p>
    <w:p w14:paraId="55421377" w14:textId="134CB3B9" w:rsidR="001036B0" w:rsidRDefault="004261F9">
      <w:pPr>
        <w:pStyle w:val="TOC3"/>
        <w:tabs>
          <w:tab w:val="left" w:pos="1440"/>
          <w:tab w:val="right" w:leader="dot" w:pos="9016"/>
        </w:tabs>
        <w:rPr>
          <w:rFonts w:asciiTheme="minorHAnsi" w:eastAsiaTheme="minorEastAsia" w:hAnsiTheme="minorHAnsi" w:cstheme="minorBidi"/>
          <w:noProof/>
          <w:szCs w:val="24"/>
          <w:lang w:eastAsia="en-US"/>
        </w:rPr>
      </w:pPr>
      <w:hyperlink w:anchor="_Toc72832584" w:history="1">
        <w:r w:rsidR="001036B0" w:rsidRPr="003E2AA4">
          <w:rPr>
            <w:rStyle w:val="Hyperlink"/>
            <w:noProof/>
          </w:rPr>
          <w:t>11.2.1</w:t>
        </w:r>
        <w:r w:rsidR="001036B0">
          <w:rPr>
            <w:rFonts w:asciiTheme="minorHAnsi" w:eastAsiaTheme="minorEastAsia" w:hAnsiTheme="minorHAnsi" w:cstheme="minorBidi"/>
            <w:noProof/>
            <w:szCs w:val="24"/>
            <w:lang w:eastAsia="en-US"/>
          </w:rPr>
          <w:tab/>
        </w:r>
        <w:r w:rsidR="001036B0" w:rsidRPr="003E2AA4">
          <w:rPr>
            <w:rStyle w:val="Hyperlink"/>
            <w:noProof/>
          </w:rPr>
          <w:t>General</w:t>
        </w:r>
        <w:r w:rsidR="001036B0">
          <w:rPr>
            <w:noProof/>
            <w:webHidden/>
          </w:rPr>
          <w:tab/>
        </w:r>
        <w:r w:rsidR="001036B0">
          <w:rPr>
            <w:noProof/>
            <w:webHidden/>
          </w:rPr>
          <w:fldChar w:fldCharType="begin"/>
        </w:r>
        <w:r w:rsidR="001036B0">
          <w:rPr>
            <w:noProof/>
            <w:webHidden/>
          </w:rPr>
          <w:instrText xml:space="preserve"> PAGEREF _Toc72832584 \h </w:instrText>
        </w:r>
        <w:r w:rsidR="001036B0">
          <w:rPr>
            <w:noProof/>
            <w:webHidden/>
          </w:rPr>
        </w:r>
        <w:r w:rsidR="001036B0">
          <w:rPr>
            <w:noProof/>
            <w:webHidden/>
          </w:rPr>
          <w:fldChar w:fldCharType="separate"/>
        </w:r>
        <w:r w:rsidR="001036B0">
          <w:rPr>
            <w:noProof/>
            <w:webHidden/>
          </w:rPr>
          <w:t>163</w:t>
        </w:r>
        <w:r w:rsidR="001036B0">
          <w:rPr>
            <w:noProof/>
            <w:webHidden/>
          </w:rPr>
          <w:fldChar w:fldCharType="end"/>
        </w:r>
      </w:hyperlink>
    </w:p>
    <w:p w14:paraId="62F1A5F4" w14:textId="6C95FB01" w:rsidR="001036B0" w:rsidRDefault="004261F9">
      <w:pPr>
        <w:pStyle w:val="TOC3"/>
        <w:tabs>
          <w:tab w:val="left" w:pos="1440"/>
          <w:tab w:val="right" w:leader="dot" w:pos="9016"/>
        </w:tabs>
        <w:rPr>
          <w:rFonts w:asciiTheme="minorHAnsi" w:eastAsiaTheme="minorEastAsia" w:hAnsiTheme="minorHAnsi" w:cstheme="minorBidi"/>
          <w:noProof/>
          <w:szCs w:val="24"/>
          <w:lang w:eastAsia="en-US"/>
        </w:rPr>
      </w:pPr>
      <w:hyperlink w:anchor="_Toc72832585" w:history="1">
        <w:r w:rsidR="001036B0" w:rsidRPr="003E2AA4">
          <w:rPr>
            <w:rStyle w:val="Hyperlink"/>
            <w:noProof/>
          </w:rPr>
          <w:t>11.2.2</w:t>
        </w:r>
        <w:r w:rsidR="001036B0">
          <w:rPr>
            <w:rFonts w:asciiTheme="minorHAnsi" w:eastAsiaTheme="minorEastAsia" w:hAnsiTheme="minorHAnsi" w:cstheme="minorBidi"/>
            <w:noProof/>
            <w:szCs w:val="24"/>
            <w:lang w:eastAsia="en-US"/>
          </w:rPr>
          <w:tab/>
        </w:r>
        <w:r w:rsidR="001036B0" w:rsidRPr="003E2AA4">
          <w:rPr>
            <w:rStyle w:val="Hyperlink"/>
            <w:noProof/>
          </w:rPr>
          <w:t>Estimation Mode</w:t>
        </w:r>
        <w:r w:rsidR="001036B0">
          <w:rPr>
            <w:noProof/>
            <w:webHidden/>
          </w:rPr>
          <w:tab/>
        </w:r>
        <w:r w:rsidR="001036B0">
          <w:rPr>
            <w:noProof/>
            <w:webHidden/>
          </w:rPr>
          <w:fldChar w:fldCharType="begin"/>
        </w:r>
        <w:r w:rsidR="001036B0">
          <w:rPr>
            <w:noProof/>
            <w:webHidden/>
          </w:rPr>
          <w:instrText xml:space="preserve"> PAGEREF _Toc72832585 \h </w:instrText>
        </w:r>
        <w:r w:rsidR="001036B0">
          <w:rPr>
            <w:noProof/>
            <w:webHidden/>
          </w:rPr>
        </w:r>
        <w:r w:rsidR="001036B0">
          <w:rPr>
            <w:noProof/>
            <w:webHidden/>
          </w:rPr>
          <w:fldChar w:fldCharType="separate"/>
        </w:r>
        <w:r w:rsidR="001036B0">
          <w:rPr>
            <w:noProof/>
            <w:webHidden/>
          </w:rPr>
          <w:t>165</w:t>
        </w:r>
        <w:r w:rsidR="001036B0">
          <w:rPr>
            <w:noProof/>
            <w:webHidden/>
          </w:rPr>
          <w:fldChar w:fldCharType="end"/>
        </w:r>
      </w:hyperlink>
    </w:p>
    <w:p w14:paraId="6B7866CB" w14:textId="205E4DAF"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86" w:history="1">
        <w:r w:rsidR="001036B0" w:rsidRPr="003E2AA4">
          <w:rPr>
            <w:rStyle w:val="Hyperlink"/>
            <w:noProof/>
          </w:rPr>
          <w:t>11.2.3.   Pareto mode</w:t>
        </w:r>
        <w:r w:rsidR="001036B0">
          <w:rPr>
            <w:noProof/>
            <w:webHidden/>
          </w:rPr>
          <w:tab/>
        </w:r>
        <w:r w:rsidR="001036B0">
          <w:rPr>
            <w:noProof/>
            <w:webHidden/>
          </w:rPr>
          <w:fldChar w:fldCharType="begin"/>
        </w:r>
        <w:r w:rsidR="001036B0">
          <w:rPr>
            <w:noProof/>
            <w:webHidden/>
          </w:rPr>
          <w:instrText xml:space="preserve"> PAGEREF _Toc72832586 \h </w:instrText>
        </w:r>
        <w:r w:rsidR="001036B0">
          <w:rPr>
            <w:noProof/>
            <w:webHidden/>
          </w:rPr>
        </w:r>
        <w:r w:rsidR="001036B0">
          <w:rPr>
            <w:noProof/>
            <w:webHidden/>
          </w:rPr>
          <w:fldChar w:fldCharType="separate"/>
        </w:r>
        <w:r w:rsidR="001036B0">
          <w:rPr>
            <w:noProof/>
            <w:webHidden/>
          </w:rPr>
          <w:t>169</w:t>
        </w:r>
        <w:r w:rsidR="001036B0">
          <w:rPr>
            <w:noProof/>
            <w:webHidden/>
          </w:rPr>
          <w:fldChar w:fldCharType="end"/>
        </w:r>
      </w:hyperlink>
    </w:p>
    <w:p w14:paraId="050C5BD5" w14:textId="101D9C1D" w:rsidR="001036B0" w:rsidRDefault="004261F9">
      <w:pPr>
        <w:pStyle w:val="TOC3"/>
        <w:tabs>
          <w:tab w:val="left" w:pos="1440"/>
          <w:tab w:val="right" w:leader="dot" w:pos="9016"/>
        </w:tabs>
        <w:rPr>
          <w:rFonts w:asciiTheme="minorHAnsi" w:eastAsiaTheme="minorEastAsia" w:hAnsiTheme="minorHAnsi" w:cstheme="minorBidi"/>
          <w:noProof/>
          <w:szCs w:val="24"/>
          <w:lang w:eastAsia="en-US"/>
        </w:rPr>
      </w:pPr>
      <w:hyperlink w:anchor="_Toc72832587" w:history="1">
        <w:r w:rsidR="001036B0" w:rsidRPr="003E2AA4">
          <w:rPr>
            <w:rStyle w:val="Hyperlink"/>
            <w:noProof/>
          </w:rPr>
          <w:t>11.2.3</w:t>
        </w:r>
        <w:r w:rsidR="001036B0">
          <w:rPr>
            <w:rFonts w:asciiTheme="minorHAnsi" w:eastAsiaTheme="minorEastAsia" w:hAnsiTheme="minorHAnsi" w:cstheme="minorBidi"/>
            <w:noProof/>
            <w:szCs w:val="24"/>
            <w:lang w:eastAsia="en-US"/>
          </w:rPr>
          <w:tab/>
        </w:r>
        <w:r w:rsidR="001036B0" w:rsidRPr="003E2AA4">
          <w:rPr>
            <w:rStyle w:val="Hyperlink"/>
            <w:noProof/>
          </w:rPr>
          <w:t>PESTPP-PSO External Initial-Swarm File</w:t>
        </w:r>
        <w:r w:rsidR="001036B0">
          <w:rPr>
            <w:noProof/>
            <w:webHidden/>
          </w:rPr>
          <w:tab/>
        </w:r>
        <w:r w:rsidR="001036B0">
          <w:rPr>
            <w:noProof/>
            <w:webHidden/>
          </w:rPr>
          <w:fldChar w:fldCharType="begin"/>
        </w:r>
        <w:r w:rsidR="001036B0">
          <w:rPr>
            <w:noProof/>
            <w:webHidden/>
          </w:rPr>
          <w:instrText xml:space="preserve"> PAGEREF _Toc72832587 \h </w:instrText>
        </w:r>
        <w:r w:rsidR="001036B0">
          <w:rPr>
            <w:noProof/>
            <w:webHidden/>
          </w:rPr>
        </w:r>
        <w:r w:rsidR="001036B0">
          <w:rPr>
            <w:noProof/>
            <w:webHidden/>
          </w:rPr>
          <w:fldChar w:fldCharType="separate"/>
        </w:r>
        <w:r w:rsidR="001036B0">
          <w:rPr>
            <w:noProof/>
            <w:webHidden/>
          </w:rPr>
          <w:t>172</w:t>
        </w:r>
        <w:r w:rsidR="001036B0">
          <w:rPr>
            <w:noProof/>
            <w:webHidden/>
          </w:rPr>
          <w:fldChar w:fldCharType="end"/>
        </w:r>
      </w:hyperlink>
    </w:p>
    <w:p w14:paraId="462BA503" w14:textId="70AB201A" w:rsidR="001036B0" w:rsidRDefault="004261F9">
      <w:pPr>
        <w:pStyle w:val="TOC2"/>
        <w:tabs>
          <w:tab w:val="left" w:pos="960"/>
          <w:tab w:val="right" w:leader="dot" w:pos="9016"/>
        </w:tabs>
        <w:rPr>
          <w:rFonts w:asciiTheme="minorHAnsi" w:eastAsiaTheme="minorEastAsia" w:hAnsiTheme="minorHAnsi" w:cstheme="minorBidi"/>
          <w:noProof/>
          <w:szCs w:val="24"/>
          <w:lang w:eastAsia="en-US"/>
        </w:rPr>
      </w:pPr>
      <w:hyperlink w:anchor="_Toc72832588" w:history="1">
        <w:r w:rsidR="001036B0" w:rsidRPr="003E2AA4">
          <w:rPr>
            <w:rStyle w:val="Hyperlink"/>
            <w:noProof/>
          </w:rPr>
          <w:t>11.3</w:t>
        </w:r>
        <w:r w:rsidR="001036B0">
          <w:rPr>
            <w:rFonts w:asciiTheme="minorHAnsi" w:eastAsiaTheme="minorEastAsia" w:hAnsiTheme="minorHAnsi" w:cstheme="minorBidi"/>
            <w:noProof/>
            <w:szCs w:val="24"/>
            <w:lang w:eastAsia="en-US"/>
          </w:rPr>
          <w:tab/>
        </w:r>
        <w:r w:rsidR="001036B0" w:rsidRPr="003E2AA4">
          <w:rPr>
            <w:rStyle w:val="Hyperlink"/>
            <w:noProof/>
          </w:rPr>
          <w:t>PESTPP-PSO Output Files</w:t>
        </w:r>
        <w:r w:rsidR="001036B0">
          <w:rPr>
            <w:noProof/>
            <w:webHidden/>
          </w:rPr>
          <w:tab/>
        </w:r>
        <w:r w:rsidR="001036B0">
          <w:rPr>
            <w:noProof/>
            <w:webHidden/>
          </w:rPr>
          <w:fldChar w:fldCharType="begin"/>
        </w:r>
        <w:r w:rsidR="001036B0">
          <w:rPr>
            <w:noProof/>
            <w:webHidden/>
          </w:rPr>
          <w:instrText xml:space="preserve"> PAGEREF _Toc72832588 \h </w:instrText>
        </w:r>
        <w:r w:rsidR="001036B0">
          <w:rPr>
            <w:noProof/>
            <w:webHidden/>
          </w:rPr>
        </w:r>
        <w:r w:rsidR="001036B0">
          <w:rPr>
            <w:noProof/>
            <w:webHidden/>
          </w:rPr>
          <w:fldChar w:fldCharType="separate"/>
        </w:r>
        <w:r w:rsidR="001036B0">
          <w:rPr>
            <w:noProof/>
            <w:webHidden/>
          </w:rPr>
          <w:t>174</w:t>
        </w:r>
        <w:r w:rsidR="001036B0">
          <w:rPr>
            <w:noProof/>
            <w:webHidden/>
          </w:rPr>
          <w:fldChar w:fldCharType="end"/>
        </w:r>
      </w:hyperlink>
    </w:p>
    <w:p w14:paraId="13664B7E" w14:textId="0B0D5902" w:rsidR="001036B0" w:rsidRDefault="004261F9">
      <w:pPr>
        <w:pStyle w:val="TOC1"/>
        <w:tabs>
          <w:tab w:val="right" w:leader="dot" w:pos="9016"/>
        </w:tabs>
        <w:rPr>
          <w:rFonts w:asciiTheme="minorHAnsi" w:eastAsiaTheme="minorEastAsia" w:hAnsiTheme="minorHAnsi" w:cstheme="minorBidi"/>
          <w:noProof/>
          <w:szCs w:val="24"/>
          <w:lang w:eastAsia="en-US"/>
        </w:rPr>
      </w:pPr>
      <w:hyperlink w:anchor="_Toc72832589" w:history="1">
        <w:r w:rsidR="001036B0" w:rsidRPr="003E2AA4">
          <w:rPr>
            <w:rStyle w:val="Hyperlink"/>
            <w:noProof/>
          </w:rPr>
          <w:t>12. PESTPP-DA</w:t>
        </w:r>
        <w:r w:rsidR="001036B0">
          <w:rPr>
            <w:noProof/>
            <w:webHidden/>
          </w:rPr>
          <w:tab/>
        </w:r>
        <w:r w:rsidR="001036B0">
          <w:rPr>
            <w:noProof/>
            <w:webHidden/>
          </w:rPr>
          <w:fldChar w:fldCharType="begin"/>
        </w:r>
        <w:r w:rsidR="001036B0">
          <w:rPr>
            <w:noProof/>
            <w:webHidden/>
          </w:rPr>
          <w:instrText xml:space="preserve"> PAGEREF _Toc72832589 \h </w:instrText>
        </w:r>
        <w:r w:rsidR="001036B0">
          <w:rPr>
            <w:noProof/>
            <w:webHidden/>
          </w:rPr>
        </w:r>
        <w:r w:rsidR="001036B0">
          <w:rPr>
            <w:noProof/>
            <w:webHidden/>
          </w:rPr>
          <w:fldChar w:fldCharType="separate"/>
        </w:r>
        <w:r w:rsidR="001036B0">
          <w:rPr>
            <w:noProof/>
            <w:webHidden/>
          </w:rPr>
          <w:t>176</w:t>
        </w:r>
        <w:r w:rsidR="001036B0">
          <w:rPr>
            <w:noProof/>
            <w:webHidden/>
          </w:rPr>
          <w:fldChar w:fldCharType="end"/>
        </w:r>
      </w:hyperlink>
    </w:p>
    <w:p w14:paraId="566AEDB9" w14:textId="6DEDB634"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590" w:history="1">
        <w:r w:rsidR="001036B0" w:rsidRPr="003E2AA4">
          <w:rPr>
            <w:rStyle w:val="Hyperlink"/>
            <w:noProof/>
          </w:rPr>
          <w:t>12.1 Introduction</w:t>
        </w:r>
        <w:r w:rsidR="001036B0">
          <w:rPr>
            <w:noProof/>
            <w:webHidden/>
          </w:rPr>
          <w:tab/>
        </w:r>
        <w:r w:rsidR="001036B0">
          <w:rPr>
            <w:noProof/>
            <w:webHidden/>
          </w:rPr>
          <w:fldChar w:fldCharType="begin"/>
        </w:r>
        <w:r w:rsidR="001036B0">
          <w:rPr>
            <w:noProof/>
            <w:webHidden/>
          </w:rPr>
          <w:instrText xml:space="preserve"> PAGEREF _Toc72832590 \h </w:instrText>
        </w:r>
        <w:r w:rsidR="001036B0">
          <w:rPr>
            <w:noProof/>
            <w:webHidden/>
          </w:rPr>
        </w:r>
        <w:r w:rsidR="001036B0">
          <w:rPr>
            <w:noProof/>
            <w:webHidden/>
          </w:rPr>
          <w:fldChar w:fldCharType="separate"/>
        </w:r>
        <w:r w:rsidR="001036B0">
          <w:rPr>
            <w:noProof/>
            <w:webHidden/>
          </w:rPr>
          <w:t>176</w:t>
        </w:r>
        <w:r w:rsidR="001036B0">
          <w:rPr>
            <w:noProof/>
            <w:webHidden/>
          </w:rPr>
          <w:fldChar w:fldCharType="end"/>
        </w:r>
      </w:hyperlink>
    </w:p>
    <w:p w14:paraId="5F2EC0F3" w14:textId="36A4006F"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591" w:history="1">
        <w:r w:rsidR="001036B0" w:rsidRPr="003E2AA4">
          <w:rPr>
            <w:rStyle w:val="Hyperlink"/>
            <w:noProof/>
          </w:rPr>
          <w:t>12.2 Theory</w:t>
        </w:r>
        <w:r w:rsidR="001036B0">
          <w:rPr>
            <w:noProof/>
            <w:webHidden/>
          </w:rPr>
          <w:tab/>
        </w:r>
        <w:r w:rsidR="001036B0">
          <w:rPr>
            <w:noProof/>
            <w:webHidden/>
          </w:rPr>
          <w:fldChar w:fldCharType="begin"/>
        </w:r>
        <w:r w:rsidR="001036B0">
          <w:rPr>
            <w:noProof/>
            <w:webHidden/>
          </w:rPr>
          <w:instrText xml:space="preserve"> PAGEREF _Toc72832591 \h </w:instrText>
        </w:r>
        <w:r w:rsidR="001036B0">
          <w:rPr>
            <w:noProof/>
            <w:webHidden/>
          </w:rPr>
        </w:r>
        <w:r w:rsidR="001036B0">
          <w:rPr>
            <w:noProof/>
            <w:webHidden/>
          </w:rPr>
          <w:fldChar w:fldCharType="separate"/>
        </w:r>
        <w:r w:rsidR="001036B0">
          <w:rPr>
            <w:noProof/>
            <w:webHidden/>
          </w:rPr>
          <w:t>177</w:t>
        </w:r>
        <w:r w:rsidR="001036B0">
          <w:rPr>
            <w:noProof/>
            <w:webHidden/>
          </w:rPr>
          <w:fldChar w:fldCharType="end"/>
        </w:r>
      </w:hyperlink>
    </w:p>
    <w:p w14:paraId="1FAD15F4" w14:textId="4A822510"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92" w:history="1">
        <w:r w:rsidR="001036B0" w:rsidRPr="003E2AA4">
          <w:rPr>
            <w:rStyle w:val="Hyperlink"/>
            <w:noProof/>
          </w:rPr>
          <w:t>12.2.1 Background and Basic Equations</w:t>
        </w:r>
        <w:r w:rsidR="001036B0">
          <w:rPr>
            <w:noProof/>
            <w:webHidden/>
          </w:rPr>
          <w:tab/>
        </w:r>
        <w:r w:rsidR="001036B0">
          <w:rPr>
            <w:noProof/>
            <w:webHidden/>
          </w:rPr>
          <w:fldChar w:fldCharType="begin"/>
        </w:r>
        <w:r w:rsidR="001036B0">
          <w:rPr>
            <w:noProof/>
            <w:webHidden/>
          </w:rPr>
          <w:instrText xml:space="preserve"> PAGEREF _Toc72832592 \h </w:instrText>
        </w:r>
        <w:r w:rsidR="001036B0">
          <w:rPr>
            <w:noProof/>
            <w:webHidden/>
          </w:rPr>
        </w:r>
        <w:r w:rsidR="001036B0">
          <w:rPr>
            <w:noProof/>
            <w:webHidden/>
          </w:rPr>
          <w:fldChar w:fldCharType="separate"/>
        </w:r>
        <w:r w:rsidR="001036B0">
          <w:rPr>
            <w:noProof/>
            <w:webHidden/>
          </w:rPr>
          <w:t>177</w:t>
        </w:r>
        <w:r w:rsidR="001036B0">
          <w:rPr>
            <w:noProof/>
            <w:webHidden/>
          </w:rPr>
          <w:fldChar w:fldCharType="end"/>
        </w:r>
      </w:hyperlink>
    </w:p>
    <w:p w14:paraId="4E2FE5CA" w14:textId="2FB82D67"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93" w:history="1">
        <w:r w:rsidR="001036B0" w:rsidRPr="003E2AA4">
          <w:rPr>
            <w:rStyle w:val="Hyperlink"/>
            <w:noProof/>
          </w:rPr>
          <w:t>12.2.2 Batch Data Assimilation with PESTPP-DA</w:t>
        </w:r>
        <w:r w:rsidR="001036B0">
          <w:rPr>
            <w:noProof/>
            <w:webHidden/>
          </w:rPr>
          <w:tab/>
        </w:r>
        <w:r w:rsidR="001036B0">
          <w:rPr>
            <w:noProof/>
            <w:webHidden/>
          </w:rPr>
          <w:fldChar w:fldCharType="begin"/>
        </w:r>
        <w:r w:rsidR="001036B0">
          <w:rPr>
            <w:noProof/>
            <w:webHidden/>
          </w:rPr>
          <w:instrText xml:space="preserve"> PAGEREF _Toc72832593 \h </w:instrText>
        </w:r>
        <w:r w:rsidR="001036B0">
          <w:rPr>
            <w:noProof/>
            <w:webHidden/>
          </w:rPr>
        </w:r>
        <w:r w:rsidR="001036B0">
          <w:rPr>
            <w:noProof/>
            <w:webHidden/>
          </w:rPr>
          <w:fldChar w:fldCharType="separate"/>
        </w:r>
        <w:r w:rsidR="001036B0">
          <w:rPr>
            <w:noProof/>
            <w:webHidden/>
          </w:rPr>
          <w:t>178</w:t>
        </w:r>
        <w:r w:rsidR="001036B0">
          <w:rPr>
            <w:noProof/>
            <w:webHidden/>
          </w:rPr>
          <w:fldChar w:fldCharType="end"/>
        </w:r>
      </w:hyperlink>
    </w:p>
    <w:p w14:paraId="1E8F6069" w14:textId="54394024"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94" w:history="1">
        <w:r w:rsidR="001036B0" w:rsidRPr="003E2AA4">
          <w:rPr>
            <w:rStyle w:val="Hyperlink"/>
            <w:noProof/>
          </w:rPr>
          <w:t>12.2.3 Sequential Data Assimilation with PESTPP-DA</w:t>
        </w:r>
        <w:r w:rsidR="001036B0">
          <w:rPr>
            <w:noProof/>
            <w:webHidden/>
          </w:rPr>
          <w:tab/>
        </w:r>
        <w:r w:rsidR="001036B0">
          <w:rPr>
            <w:noProof/>
            <w:webHidden/>
          </w:rPr>
          <w:fldChar w:fldCharType="begin"/>
        </w:r>
        <w:r w:rsidR="001036B0">
          <w:rPr>
            <w:noProof/>
            <w:webHidden/>
          </w:rPr>
          <w:instrText xml:space="preserve"> PAGEREF _Toc72832594 \h </w:instrText>
        </w:r>
        <w:r w:rsidR="001036B0">
          <w:rPr>
            <w:noProof/>
            <w:webHidden/>
          </w:rPr>
        </w:r>
        <w:r w:rsidR="001036B0">
          <w:rPr>
            <w:noProof/>
            <w:webHidden/>
          </w:rPr>
          <w:fldChar w:fldCharType="separate"/>
        </w:r>
        <w:r w:rsidR="001036B0">
          <w:rPr>
            <w:noProof/>
            <w:webHidden/>
          </w:rPr>
          <w:t>178</w:t>
        </w:r>
        <w:r w:rsidR="001036B0">
          <w:rPr>
            <w:noProof/>
            <w:webHidden/>
          </w:rPr>
          <w:fldChar w:fldCharType="end"/>
        </w:r>
      </w:hyperlink>
    </w:p>
    <w:p w14:paraId="7D725071" w14:textId="3B87B39F"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95" w:history="1">
        <w:r w:rsidR="001036B0" w:rsidRPr="003E2AA4">
          <w:rPr>
            <w:rStyle w:val="Hyperlink"/>
            <w:noProof/>
          </w:rPr>
          <w:t>12.2.4 State estimation, parameter estimation and joint state-parameter estimation</w:t>
        </w:r>
        <w:r w:rsidR="001036B0">
          <w:rPr>
            <w:noProof/>
            <w:webHidden/>
          </w:rPr>
          <w:tab/>
        </w:r>
        <w:r w:rsidR="001036B0">
          <w:rPr>
            <w:noProof/>
            <w:webHidden/>
          </w:rPr>
          <w:fldChar w:fldCharType="begin"/>
        </w:r>
        <w:r w:rsidR="001036B0">
          <w:rPr>
            <w:noProof/>
            <w:webHidden/>
          </w:rPr>
          <w:instrText xml:space="preserve"> PAGEREF _Toc72832595 \h </w:instrText>
        </w:r>
        <w:r w:rsidR="001036B0">
          <w:rPr>
            <w:noProof/>
            <w:webHidden/>
          </w:rPr>
        </w:r>
        <w:r w:rsidR="001036B0">
          <w:rPr>
            <w:noProof/>
            <w:webHidden/>
          </w:rPr>
          <w:fldChar w:fldCharType="separate"/>
        </w:r>
        <w:r w:rsidR="001036B0">
          <w:rPr>
            <w:noProof/>
            <w:webHidden/>
          </w:rPr>
          <w:t>179</w:t>
        </w:r>
        <w:r w:rsidR="001036B0">
          <w:rPr>
            <w:noProof/>
            <w:webHidden/>
          </w:rPr>
          <w:fldChar w:fldCharType="end"/>
        </w:r>
      </w:hyperlink>
    </w:p>
    <w:p w14:paraId="2584F703" w14:textId="7F664084"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96" w:history="1">
        <w:r w:rsidR="001036B0" w:rsidRPr="003E2AA4">
          <w:rPr>
            <w:rStyle w:val="Hyperlink"/>
            <w:noProof/>
          </w:rPr>
          <w:t>12.2.4 Observation and Weight Cycle Tables</w:t>
        </w:r>
        <w:r w:rsidR="001036B0">
          <w:rPr>
            <w:noProof/>
            <w:webHidden/>
          </w:rPr>
          <w:tab/>
        </w:r>
        <w:r w:rsidR="001036B0">
          <w:rPr>
            <w:noProof/>
            <w:webHidden/>
          </w:rPr>
          <w:fldChar w:fldCharType="begin"/>
        </w:r>
        <w:r w:rsidR="001036B0">
          <w:rPr>
            <w:noProof/>
            <w:webHidden/>
          </w:rPr>
          <w:instrText xml:space="preserve"> PAGEREF _Toc72832596 \h </w:instrText>
        </w:r>
        <w:r w:rsidR="001036B0">
          <w:rPr>
            <w:noProof/>
            <w:webHidden/>
          </w:rPr>
        </w:r>
        <w:r w:rsidR="001036B0">
          <w:rPr>
            <w:noProof/>
            <w:webHidden/>
          </w:rPr>
          <w:fldChar w:fldCharType="separate"/>
        </w:r>
        <w:r w:rsidR="001036B0">
          <w:rPr>
            <w:noProof/>
            <w:webHidden/>
          </w:rPr>
          <w:t>181</w:t>
        </w:r>
        <w:r w:rsidR="001036B0">
          <w:rPr>
            <w:noProof/>
            <w:webHidden/>
          </w:rPr>
          <w:fldChar w:fldCharType="end"/>
        </w:r>
      </w:hyperlink>
    </w:p>
    <w:p w14:paraId="79050095" w14:textId="73A5CCAB"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97" w:history="1">
        <w:r w:rsidR="001036B0" w:rsidRPr="003E2AA4">
          <w:rPr>
            <w:rStyle w:val="Hyperlink"/>
            <w:noProof/>
          </w:rPr>
          <w:t>12.2.12 Running PESTPP-DA</w:t>
        </w:r>
        <w:r w:rsidR="001036B0">
          <w:rPr>
            <w:noProof/>
            <w:webHidden/>
          </w:rPr>
          <w:tab/>
        </w:r>
        <w:r w:rsidR="001036B0">
          <w:rPr>
            <w:noProof/>
            <w:webHidden/>
          </w:rPr>
          <w:fldChar w:fldCharType="begin"/>
        </w:r>
        <w:r w:rsidR="001036B0">
          <w:rPr>
            <w:noProof/>
            <w:webHidden/>
          </w:rPr>
          <w:instrText xml:space="preserve"> PAGEREF _Toc72832597 \h </w:instrText>
        </w:r>
        <w:r w:rsidR="001036B0">
          <w:rPr>
            <w:noProof/>
            <w:webHidden/>
          </w:rPr>
        </w:r>
        <w:r w:rsidR="001036B0">
          <w:rPr>
            <w:noProof/>
            <w:webHidden/>
          </w:rPr>
          <w:fldChar w:fldCharType="separate"/>
        </w:r>
        <w:r w:rsidR="001036B0">
          <w:rPr>
            <w:noProof/>
            <w:webHidden/>
          </w:rPr>
          <w:t>182</w:t>
        </w:r>
        <w:r w:rsidR="001036B0">
          <w:rPr>
            <w:noProof/>
            <w:webHidden/>
          </w:rPr>
          <w:fldChar w:fldCharType="end"/>
        </w:r>
      </w:hyperlink>
    </w:p>
    <w:p w14:paraId="4FF453CE" w14:textId="32923895"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598" w:history="1">
        <w:r w:rsidR="001036B0" w:rsidRPr="003E2AA4">
          <w:rPr>
            <w:rStyle w:val="Hyperlink"/>
            <w:noProof/>
          </w:rPr>
          <w:t>12.2.13 PESTPP-DA Output Files</w:t>
        </w:r>
        <w:r w:rsidR="001036B0">
          <w:rPr>
            <w:noProof/>
            <w:webHidden/>
          </w:rPr>
          <w:tab/>
        </w:r>
        <w:r w:rsidR="001036B0">
          <w:rPr>
            <w:noProof/>
            <w:webHidden/>
          </w:rPr>
          <w:fldChar w:fldCharType="begin"/>
        </w:r>
        <w:r w:rsidR="001036B0">
          <w:rPr>
            <w:noProof/>
            <w:webHidden/>
          </w:rPr>
          <w:instrText xml:space="preserve"> PAGEREF _Toc72832598 \h </w:instrText>
        </w:r>
        <w:r w:rsidR="001036B0">
          <w:rPr>
            <w:noProof/>
            <w:webHidden/>
          </w:rPr>
        </w:r>
        <w:r w:rsidR="001036B0">
          <w:rPr>
            <w:noProof/>
            <w:webHidden/>
          </w:rPr>
          <w:fldChar w:fldCharType="separate"/>
        </w:r>
        <w:r w:rsidR="001036B0">
          <w:rPr>
            <w:noProof/>
            <w:webHidden/>
          </w:rPr>
          <w:t>182</w:t>
        </w:r>
        <w:r w:rsidR="001036B0">
          <w:rPr>
            <w:noProof/>
            <w:webHidden/>
          </w:rPr>
          <w:fldChar w:fldCharType="end"/>
        </w:r>
      </w:hyperlink>
    </w:p>
    <w:p w14:paraId="6B3FF374" w14:textId="755DF6CD"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599" w:history="1">
        <w:r w:rsidR="001036B0" w:rsidRPr="003E2AA4">
          <w:rPr>
            <w:rStyle w:val="Hyperlink"/>
            <w:noProof/>
          </w:rPr>
          <w:t>12.4 Summary of PESTPP-DA Control Variables</w:t>
        </w:r>
        <w:r w:rsidR="001036B0">
          <w:rPr>
            <w:noProof/>
            <w:webHidden/>
          </w:rPr>
          <w:tab/>
        </w:r>
        <w:r w:rsidR="001036B0">
          <w:rPr>
            <w:noProof/>
            <w:webHidden/>
          </w:rPr>
          <w:fldChar w:fldCharType="begin"/>
        </w:r>
        <w:r w:rsidR="001036B0">
          <w:rPr>
            <w:noProof/>
            <w:webHidden/>
          </w:rPr>
          <w:instrText xml:space="preserve"> PAGEREF _Toc72832599 \h </w:instrText>
        </w:r>
        <w:r w:rsidR="001036B0">
          <w:rPr>
            <w:noProof/>
            <w:webHidden/>
          </w:rPr>
        </w:r>
        <w:r w:rsidR="001036B0">
          <w:rPr>
            <w:noProof/>
            <w:webHidden/>
          </w:rPr>
          <w:fldChar w:fldCharType="separate"/>
        </w:r>
        <w:r w:rsidR="001036B0">
          <w:rPr>
            <w:noProof/>
            <w:webHidden/>
          </w:rPr>
          <w:t>183</w:t>
        </w:r>
        <w:r w:rsidR="001036B0">
          <w:rPr>
            <w:noProof/>
            <w:webHidden/>
          </w:rPr>
          <w:fldChar w:fldCharType="end"/>
        </w:r>
      </w:hyperlink>
    </w:p>
    <w:p w14:paraId="0F6B9F61" w14:textId="6F5045ED"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600" w:history="1">
        <w:r w:rsidR="001036B0" w:rsidRPr="003E2AA4">
          <w:rPr>
            <w:rStyle w:val="Hyperlink"/>
            <w:noProof/>
          </w:rPr>
          <w:t>12.4.1 General</w:t>
        </w:r>
        <w:r w:rsidR="001036B0">
          <w:rPr>
            <w:noProof/>
            <w:webHidden/>
          </w:rPr>
          <w:tab/>
        </w:r>
        <w:r w:rsidR="001036B0">
          <w:rPr>
            <w:noProof/>
            <w:webHidden/>
          </w:rPr>
          <w:fldChar w:fldCharType="begin"/>
        </w:r>
        <w:r w:rsidR="001036B0">
          <w:rPr>
            <w:noProof/>
            <w:webHidden/>
          </w:rPr>
          <w:instrText xml:space="preserve"> PAGEREF _Toc72832600 \h </w:instrText>
        </w:r>
        <w:r w:rsidR="001036B0">
          <w:rPr>
            <w:noProof/>
            <w:webHidden/>
          </w:rPr>
        </w:r>
        <w:r w:rsidR="001036B0">
          <w:rPr>
            <w:noProof/>
            <w:webHidden/>
          </w:rPr>
          <w:fldChar w:fldCharType="separate"/>
        </w:r>
        <w:r w:rsidR="001036B0">
          <w:rPr>
            <w:noProof/>
            <w:webHidden/>
          </w:rPr>
          <w:t>183</w:t>
        </w:r>
        <w:r w:rsidR="001036B0">
          <w:rPr>
            <w:noProof/>
            <w:webHidden/>
          </w:rPr>
          <w:fldChar w:fldCharType="end"/>
        </w:r>
      </w:hyperlink>
    </w:p>
    <w:p w14:paraId="2ECE17FE" w14:textId="1B89243C"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601" w:history="1">
        <w:r w:rsidR="001036B0" w:rsidRPr="003E2AA4">
          <w:rPr>
            <w:rStyle w:val="Hyperlink"/>
            <w:noProof/>
          </w:rPr>
          <w:t>12.4.2 Control Variables in the PEST Control File</w:t>
        </w:r>
        <w:r w:rsidR="001036B0">
          <w:rPr>
            <w:noProof/>
            <w:webHidden/>
          </w:rPr>
          <w:tab/>
        </w:r>
        <w:r w:rsidR="001036B0">
          <w:rPr>
            <w:noProof/>
            <w:webHidden/>
          </w:rPr>
          <w:fldChar w:fldCharType="begin"/>
        </w:r>
        <w:r w:rsidR="001036B0">
          <w:rPr>
            <w:noProof/>
            <w:webHidden/>
          </w:rPr>
          <w:instrText xml:space="preserve"> PAGEREF _Toc72832601 \h </w:instrText>
        </w:r>
        <w:r w:rsidR="001036B0">
          <w:rPr>
            <w:noProof/>
            <w:webHidden/>
          </w:rPr>
        </w:r>
        <w:r w:rsidR="001036B0">
          <w:rPr>
            <w:noProof/>
            <w:webHidden/>
          </w:rPr>
          <w:fldChar w:fldCharType="separate"/>
        </w:r>
        <w:r w:rsidR="001036B0">
          <w:rPr>
            <w:noProof/>
            <w:webHidden/>
          </w:rPr>
          <w:t>184</w:t>
        </w:r>
        <w:r w:rsidR="001036B0">
          <w:rPr>
            <w:noProof/>
            <w:webHidden/>
          </w:rPr>
          <w:fldChar w:fldCharType="end"/>
        </w:r>
      </w:hyperlink>
    </w:p>
    <w:p w14:paraId="337B3740" w14:textId="1A77AFBA"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602" w:history="1">
        <w:r w:rsidR="001036B0" w:rsidRPr="003E2AA4">
          <w:rPr>
            <w:rStyle w:val="Hyperlink"/>
            <w:noProof/>
          </w:rPr>
          <w:t>12.4.3 PEST++ Control Variables</w:t>
        </w:r>
        <w:r w:rsidR="001036B0">
          <w:rPr>
            <w:noProof/>
            <w:webHidden/>
          </w:rPr>
          <w:tab/>
        </w:r>
        <w:r w:rsidR="001036B0">
          <w:rPr>
            <w:noProof/>
            <w:webHidden/>
          </w:rPr>
          <w:fldChar w:fldCharType="begin"/>
        </w:r>
        <w:r w:rsidR="001036B0">
          <w:rPr>
            <w:noProof/>
            <w:webHidden/>
          </w:rPr>
          <w:instrText xml:space="preserve"> PAGEREF _Toc72832602 \h </w:instrText>
        </w:r>
        <w:r w:rsidR="001036B0">
          <w:rPr>
            <w:noProof/>
            <w:webHidden/>
          </w:rPr>
        </w:r>
        <w:r w:rsidR="001036B0">
          <w:rPr>
            <w:noProof/>
            <w:webHidden/>
          </w:rPr>
          <w:fldChar w:fldCharType="separate"/>
        </w:r>
        <w:r w:rsidR="001036B0">
          <w:rPr>
            <w:noProof/>
            <w:webHidden/>
          </w:rPr>
          <w:t>184</w:t>
        </w:r>
        <w:r w:rsidR="001036B0">
          <w:rPr>
            <w:noProof/>
            <w:webHidden/>
          </w:rPr>
          <w:fldChar w:fldCharType="end"/>
        </w:r>
      </w:hyperlink>
    </w:p>
    <w:p w14:paraId="19037323" w14:textId="67672738" w:rsidR="001036B0" w:rsidRDefault="004261F9">
      <w:pPr>
        <w:pStyle w:val="TOC1"/>
        <w:tabs>
          <w:tab w:val="right" w:leader="dot" w:pos="9016"/>
        </w:tabs>
        <w:rPr>
          <w:rFonts w:asciiTheme="minorHAnsi" w:eastAsiaTheme="minorEastAsia" w:hAnsiTheme="minorHAnsi" w:cstheme="minorBidi"/>
          <w:noProof/>
          <w:szCs w:val="24"/>
          <w:lang w:eastAsia="en-US"/>
        </w:rPr>
      </w:pPr>
      <w:hyperlink w:anchor="_Toc72832603" w:history="1">
        <w:r w:rsidR="001036B0" w:rsidRPr="003E2AA4">
          <w:rPr>
            <w:rStyle w:val="Hyperlink"/>
            <w:noProof/>
          </w:rPr>
          <w:t>13. PESTPP-MOU</w:t>
        </w:r>
        <w:r w:rsidR="001036B0">
          <w:rPr>
            <w:noProof/>
            <w:webHidden/>
          </w:rPr>
          <w:tab/>
        </w:r>
        <w:r w:rsidR="001036B0">
          <w:rPr>
            <w:noProof/>
            <w:webHidden/>
          </w:rPr>
          <w:fldChar w:fldCharType="begin"/>
        </w:r>
        <w:r w:rsidR="001036B0">
          <w:rPr>
            <w:noProof/>
            <w:webHidden/>
          </w:rPr>
          <w:instrText xml:space="preserve"> PAGEREF _Toc72832603 \h </w:instrText>
        </w:r>
        <w:r w:rsidR="001036B0">
          <w:rPr>
            <w:noProof/>
            <w:webHidden/>
          </w:rPr>
        </w:r>
        <w:r w:rsidR="001036B0">
          <w:rPr>
            <w:noProof/>
            <w:webHidden/>
          </w:rPr>
          <w:fldChar w:fldCharType="separate"/>
        </w:r>
        <w:r w:rsidR="001036B0">
          <w:rPr>
            <w:noProof/>
            <w:webHidden/>
          </w:rPr>
          <w:t>186</w:t>
        </w:r>
        <w:r w:rsidR="001036B0">
          <w:rPr>
            <w:noProof/>
            <w:webHidden/>
          </w:rPr>
          <w:fldChar w:fldCharType="end"/>
        </w:r>
      </w:hyperlink>
    </w:p>
    <w:p w14:paraId="3464B3DF" w14:textId="21D44D99"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604" w:history="1">
        <w:r w:rsidR="001036B0" w:rsidRPr="003E2AA4">
          <w:rPr>
            <w:rStyle w:val="Hyperlink"/>
            <w:noProof/>
          </w:rPr>
          <w:t>13.1 Introduction</w:t>
        </w:r>
        <w:r w:rsidR="001036B0">
          <w:rPr>
            <w:noProof/>
            <w:webHidden/>
          </w:rPr>
          <w:tab/>
        </w:r>
        <w:r w:rsidR="001036B0">
          <w:rPr>
            <w:noProof/>
            <w:webHidden/>
          </w:rPr>
          <w:fldChar w:fldCharType="begin"/>
        </w:r>
        <w:r w:rsidR="001036B0">
          <w:rPr>
            <w:noProof/>
            <w:webHidden/>
          </w:rPr>
          <w:instrText xml:space="preserve"> PAGEREF _Toc72832604 \h </w:instrText>
        </w:r>
        <w:r w:rsidR="001036B0">
          <w:rPr>
            <w:noProof/>
            <w:webHidden/>
          </w:rPr>
        </w:r>
        <w:r w:rsidR="001036B0">
          <w:rPr>
            <w:noProof/>
            <w:webHidden/>
          </w:rPr>
          <w:fldChar w:fldCharType="separate"/>
        </w:r>
        <w:r w:rsidR="001036B0">
          <w:rPr>
            <w:noProof/>
            <w:webHidden/>
          </w:rPr>
          <w:t>186</w:t>
        </w:r>
        <w:r w:rsidR="001036B0">
          <w:rPr>
            <w:noProof/>
            <w:webHidden/>
          </w:rPr>
          <w:fldChar w:fldCharType="end"/>
        </w:r>
      </w:hyperlink>
    </w:p>
    <w:p w14:paraId="165547A8" w14:textId="505349DF"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605" w:history="1">
        <w:r w:rsidR="001036B0" w:rsidRPr="003E2AA4">
          <w:rPr>
            <w:rStyle w:val="Hyperlink"/>
            <w:noProof/>
          </w:rPr>
          <w:t>13.2 Theory</w:t>
        </w:r>
        <w:r w:rsidR="001036B0">
          <w:rPr>
            <w:noProof/>
            <w:webHidden/>
          </w:rPr>
          <w:tab/>
        </w:r>
        <w:r w:rsidR="001036B0">
          <w:rPr>
            <w:noProof/>
            <w:webHidden/>
          </w:rPr>
          <w:fldChar w:fldCharType="begin"/>
        </w:r>
        <w:r w:rsidR="001036B0">
          <w:rPr>
            <w:noProof/>
            <w:webHidden/>
          </w:rPr>
          <w:instrText xml:space="preserve"> PAGEREF _Toc72832605 \h </w:instrText>
        </w:r>
        <w:r w:rsidR="001036B0">
          <w:rPr>
            <w:noProof/>
            <w:webHidden/>
          </w:rPr>
        </w:r>
        <w:r w:rsidR="001036B0">
          <w:rPr>
            <w:noProof/>
            <w:webHidden/>
          </w:rPr>
          <w:fldChar w:fldCharType="separate"/>
        </w:r>
        <w:r w:rsidR="001036B0">
          <w:rPr>
            <w:noProof/>
            <w:webHidden/>
          </w:rPr>
          <w:t>186</w:t>
        </w:r>
        <w:r w:rsidR="001036B0">
          <w:rPr>
            <w:noProof/>
            <w:webHidden/>
          </w:rPr>
          <w:fldChar w:fldCharType="end"/>
        </w:r>
      </w:hyperlink>
    </w:p>
    <w:p w14:paraId="60AAC31C" w14:textId="4619FFCA"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606" w:history="1">
        <w:r w:rsidR="001036B0" w:rsidRPr="003E2AA4">
          <w:rPr>
            <w:rStyle w:val="Hyperlink"/>
            <w:noProof/>
          </w:rPr>
          <w:t>13.2.1 Background and Basic Equations</w:t>
        </w:r>
        <w:r w:rsidR="001036B0">
          <w:rPr>
            <w:noProof/>
            <w:webHidden/>
          </w:rPr>
          <w:tab/>
        </w:r>
        <w:r w:rsidR="001036B0">
          <w:rPr>
            <w:noProof/>
            <w:webHidden/>
          </w:rPr>
          <w:fldChar w:fldCharType="begin"/>
        </w:r>
        <w:r w:rsidR="001036B0">
          <w:rPr>
            <w:noProof/>
            <w:webHidden/>
          </w:rPr>
          <w:instrText xml:space="preserve"> PAGEREF _Toc72832606 \h </w:instrText>
        </w:r>
        <w:r w:rsidR="001036B0">
          <w:rPr>
            <w:noProof/>
            <w:webHidden/>
          </w:rPr>
        </w:r>
        <w:r w:rsidR="001036B0">
          <w:rPr>
            <w:noProof/>
            <w:webHidden/>
          </w:rPr>
          <w:fldChar w:fldCharType="separate"/>
        </w:r>
        <w:r w:rsidR="001036B0">
          <w:rPr>
            <w:noProof/>
            <w:webHidden/>
          </w:rPr>
          <w:t>186</w:t>
        </w:r>
        <w:r w:rsidR="001036B0">
          <w:rPr>
            <w:noProof/>
            <w:webHidden/>
          </w:rPr>
          <w:fldChar w:fldCharType="end"/>
        </w:r>
      </w:hyperlink>
    </w:p>
    <w:p w14:paraId="120BE32A" w14:textId="4B3E89D4"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607" w:history="1">
        <w:r w:rsidR="001036B0" w:rsidRPr="003E2AA4">
          <w:rPr>
            <w:rStyle w:val="Hyperlink"/>
            <w:noProof/>
          </w:rPr>
          <w:t>13.2.2 Batch Data Assimilation with PESTPP-DA</w:t>
        </w:r>
        <w:r w:rsidR="001036B0">
          <w:rPr>
            <w:noProof/>
            <w:webHidden/>
          </w:rPr>
          <w:tab/>
        </w:r>
        <w:r w:rsidR="001036B0">
          <w:rPr>
            <w:noProof/>
            <w:webHidden/>
          </w:rPr>
          <w:fldChar w:fldCharType="begin"/>
        </w:r>
        <w:r w:rsidR="001036B0">
          <w:rPr>
            <w:noProof/>
            <w:webHidden/>
          </w:rPr>
          <w:instrText xml:space="preserve"> PAGEREF _Toc72832607 \h </w:instrText>
        </w:r>
        <w:r w:rsidR="001036B0">
          <w:rPr>
            <w:noProof/>
            <w:webHidden/>
          </w:rPr>
        </w:r>
        <w:r w:rsidR="001036B0">
          <w:rPr>
            <w:noProof/>
            <w:webHidden/>
          </w:rPr>
          <w:fldChar w:fldCharType="separate"/>
        </w:r>
        <w:r w:rsidR="001036B0">
          <w:rPr>
            <w:noProof/>
            <w:webHidden/>
          </w:rPr>
          <w:t>187</w:t>
        </w:r>
        <w:r w:rsidR="001036B0">
          <w:rPr>
            <w:noProof/>
            <w:webHidden/>
          </w:rPr>
          <w:fldChar w:fldCharType="end"/>
        </w:r>
      </w:hyperlink>
    </w:p>
    <w:p w14:paraId="6D167B80" w14:textId="2B799007"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608" w:history="1">
        <w:r w:rsidR="001036B0" w:rsidRPr="003E2AA4">
          <w:rPr>
            <w:rStyle w:val="Hyperlink"/>
            <w:noProof/>
          </w:rPr>
          <w:t>13.2.3 Sequential Data Assimilation with PESTPP-DA</w:t>
        </w:r>
        <w:r w:rsidR="001036B0">
          <w:rPr>
            <w:noProof/>
            <w:webHidden/>
          </w:rPr>
          <w:tab/>
        </w:r>
        <w:r w:rsidR="001036B0">
          <w:rPr>
            <w:noProof/>
            <w:webHidden/>
          </w:rPr>
          <w:fldChar w:fldCharType="begin"/>
        </w:r>
        <w:r w:rsidR="001036B0">
          <w:rPr>
            <w:noProof/>
            <w:webHidden/>
          </w:rPr>
          <w:instrText xml:space="preserve"> PAGEREF _Toc72832608 \h </w:instrText>
        </w:r>
        <w:r w:rsidR="001036B0">
          <w:rPr>
            <w:noProof/>
            <w:webHidden/>
          </w:rPr>
        </w:r>
        <w:r w:rsidR="001036B0">
          <w:rPr>
            <w:noProof/>
            <w:webHidden/>
          </w:rPr>
          <w:fldChar w:fldCharType="separate"/>
        </w:r>
        <w:r w:rsidR="001036B0">
          <w:rPr>
            <w:noProof/>
            <w:webHidden/>
          </w:rPr>
          <w:t>187</w:t>
        </w:r>
        <w:r w:rsidR="001036B0">
          <w:rPr>
            <w:noProof/>
            <w:webHidden/>
          </w:rPr>
          <w:fldChar w:fldCharType="end"/>
        </w:r>
      </w:hyperlink>
    </w:p>
    <w:p w14:paraId="128CD504" w14:textId="567519E4"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609" w:history="1">
        <w:r w:rsidR="001036B0" w:rsidRPr="003E2AA4">
          <w:rPr>
            <w:rStyle w:val="Hyperlink"/>
            <w:noProof/>
          </w:rPr>
          <w:t>13.2.4 State estimation, parameter estimation and joint state-parameter estimation</w:t>
        </w:r>
        <w:r w:rsidR="001036B0">
          <w:rPr>
            <w:noProof/>
            <w:webHidden/>
          </w:rPr>
          <w:tab/>
        </w:r>
        <w:r w:rsidR="001036B0">
          <w:rPr>
            <w:noProof/>
            <w:webHidden/>
          </w:rPr>
          <w:fldChar w:fldCharType="begin"/>
        </w:r>
        <w:r w:rsidR="001036B0">
          <w:rPr>
            <w:noProof/>
            <w:webHidden/>
          </w:rPr>
          <w:instrText xml:space="preserve"> PAGEREF _Toc72832609 \h </w:instrText>
        </w:r>
        <w:r w:rsidR="001036B0">
          <w:rPr>
            <w:noProof/>
            <w:webHidden/>
          </w:rPr>
        </w:r>
        <w:r w:rsidR="001036B0">
          <w:rPr>
            <w:noProof/>
            <w:webHidden/>
          </w:rPr>
          <w:fldChar w:fldCharType="separate"/>
        </w:r>
        <w:r w:rsidR="001036B0">
          <w:rPr>
            <w:noProof/>
            <w:webHidden/>
          </w:rPr>
          <w:t>188</w:t>
        </w:r>
        <w:r w:rsidR="001036B0">
          <w:rPr>
            <w:noProof/>
            <w:webHidden/>
          </w:rPr>
          <w:fldChar w:fldCharType="end"/>
        </w:r>
      </w:hyperlink>
    </w:p>
    <w:p w14:paraId="3FD4A324" w14:textId="7603AAAD"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610" w:history="1">
        <w:r w:rsidR="001036B0" w:rsidRPr="003E2AA4">
          <w:rPr>
            <w:rStyle w:val="Hyperlink"/>
            <w:noProof/>
          </w:rPr>
          <w:t>13.2.4 Observation and Weight Cycle Tables</w:t>
        </w:r>
        <w:r w:rsidR="001036B0">
          <w:rPr>
            <w:noProof/>
            <w:webHidden/>
          </w:rPr>
          <w:tab/>
        </w:r>
        <w:r w:rsidR="001036B0">
          <w:rPr>
            <w:noProof/>
            <w:webHidden/>
          </w:rPr>
          <w:fldChar w:fldCharType="begin"/>
        </w:r>
        <w:r w:rsidR="001036B0">
          <w:rPr>
            <w:noProof/>
            <w:webHidden/>
          </w:rPr>
          <w:instrText xml:space="preserve"> PAGEREF _Toc72832610 \h </w:instrText>
        </w:r>
        <w:r w:rsidR="001036B0">
          <w:rPr>
            <w:noProof/>
            <w:webHidden/>
          </w:rPr>
        </w:r>
        <w:r w:rsidR="001036B0">
          <w:rPr>
            <w:noProof/>
            <w:webHidden/>
          </w:rPr>
          <w:fldChar w:fldCharType="separate"/>
        </w:r>
        <w:r w:rsidR="001036B0">
          <w:rPr>
            <w:noProof/>
            <w:webHidden/>
          </w:rPr>
          <w:t>190</w:t>
        </w:r>
        <w:r w:rsidR="001036B0">
          <w:rPr>
            <w:noProof/>
            <w:webHidden/>
          </w:rPr>
          <w:fldChar w:fldCharType="end"/>
        </w:r>
      </w:hyperlink>
    </w:p>
    <w:p w14:paraId="5B8367C1" w14:textId="5952DE70"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611" w:history="1">
        <w:r w:rsidR="001036B0" w:rsidRPr="003E2AA4">
          <w:rPr>
            <w:rStyle w:val="Hyperlink"/>
            <w:noProof/>
          </w:rPr>
          <w:t>13.2.12 Running PESTPP-DA</w:t>
        </w:r>
        <w:r w:rsidR="001036B0">
          <w:rPr>
            <w:noProof/>
            <w:webHidden/>
          </w:rPr>
          <w:tab/>
        </w:r>
        <w:r w:rsidR="001036B0">
          <w:rPr>
            <w:noProof/>
            <w:webHidden/>
          </w:rPr>
          <w:fldChar w:fldCharType="begin"/>
        </w:r>
        <w:r w:rsidR="001036B0">
          <w:rPr>
            <w:noProof/>
            <w:webHidden/>
          </w:rPr>
          <w:instrText xml:space="preserve"> PAGEREF _Toc72832611 \h </w:instrText>
        </w:r>
        <w:r w:rsidR="001036B0">
          <w:rPr>
            <w:noProof/>
            <w:webHidden/>
          </w:rPr>
        </w:r>
        <w:r w:rsidR="001036B0">
          <w:rPr>
            <w:noProof/>
            <w:webHidden/>
          </w:rPr>
          <w:fldChar w:fldCharType="separate"/>
        </w:r>
        <w:r w:rsidR="001036B0">
          <w:rPr>
            <w:noProof/>
            <w:webHidden/>
          </w:rPr>
          <w:t>191</w:t>
        </w:r>
        <w:r w:rsidR="001036B0">
          <w:rPr>
            <w:noProof/>
            <w:webHidden/>
          </w:rPr>
          <w:fldChar w:fldCharType="end"/>
        </w:r>
      </w:hyperlink>
    </w:p>
    <w:p w14:paraId="5B30427C" w14:textId="1BA30307"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612" w:history="1">
        <w:r w:rsidR="001036B0" w:rsidRPr="003E2AA4">
          <w:rPr>
            <w:rStyle w:val="Hyperlink"/>
            <w:noProof/>
          </w:rPr>
          <w:t>13.2.13 PESTPP-DA Output Files</w:t>
        </w:r>
        <w:r w:rsidR="001036B0">
          <w:rPr>
            <w:noProof/>
            <w:webHidden/>
          </w:rPr>
          <w:tab/>
        </w:r>
        <w:r w:rsidR="001036B0">
          <w:rPr>
            <w:noProof/>
            <w:webHidden/>
          </w:rPr>
          <w:fldChar w:fldCharType="begin"/>
        </w:r>
        <w:r w:rsidR="001036B0">
          <w:rPr>
            <w:noProof/>
            <w:webHidden/>
          </w:rPr>
          <w:instrText xml:space="preserve"> PAGEREF _Toc72832612 \h </w:instrText>
        </w:r>
        <w:r w:rsidR="001036B0">
          <w:rPr>
            <w:noProof/>
            <w:webHidden/>
          </w:rPr>
        </w:r>
        <w:r w:rsidR="001036B0">
          <w:rPr>
            <w:noProof/>
            <w:webHidden/>
          </w:rPr>
          <w:fldChar w:fldCharType="separate"/>
        </w:r>
        <w:r w:rsidR="001036B0">
          <w:rPr>
            <w:noProof/>
            <w:webHidden/>
          </w:rPr>
          <w:t>191</w:t>
        </w:r>
        <w:r w:rsidR="001036B0">
          <w:rPr>
            <w:noProof/>
            <w:webHidden/>
          </w:rPr>
          <w:fldChar w:fldCharType="end"/>
        </w:r>
      </w:hyperlink>
    </w:p>
    <w:p w14:paraId="6573740C" w14:textId="68DD910F"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613" w:history="1">
        <w:r w:rsidR="001036B0" w:rsidRPr="003E2AA4">
          <w:rPr>
            <w:rStyle w:val="Hyperlink"/>
            <w:noProof/>
          </w:rPr>
          <w:t>13.4 Summary of PESTPP-DA Control Variables</w:t>
        </w:r>
        <w:r w:rsidR="001036B0">
          <w:rPr>
            <w:noProof/>
            <w:webHidden/>
          </w:rPr>
          <w:tab/>
        </w:r>
        <w:r w:rsidR="001036B0">
          <w:rPr>
            <w:noProof/>
            <w:webHidden/>
          </w:rPr>
          <w:fldChar w:fldCharType="begin"/>
        </w:r>
        <w:r w:rsidR="001036B0">
          <w:rPr>
            <w:noProof/>
            <w:webHidden/>
          </w:rPr>
          <w:instrText xml:space="preserve"> PAGEREF _Toc72832613 \h </w:instrText>
        </w:r>
        <w:r w:rsidR="001036B0">
          <w:rPr>
            <w:noProof/>
            <w:webHidden/>
          </w:rPr>
        </w:r>
        <w:r w:rsidR="001036B0">
          <w:rPr>
            <w:noProof/>
            <w:webHidden/>
          </w:rPr>
          <w:fldChar w:fldCharType="separate"/>
        </w:r>
        <w:r w:rsidR="001036B0">
          <w:rPr>
            <w:noProof/>
            <w:webHidden/>
          </w:rPr>
          <w:t>192</w:t>
        </w:r>
        <w:r w:rsidR="001036B0">
          <w:rPr>
            <w:noProof/>
            <w:webHidden/>
          </w:rPr>
          <w:fldChar w:fldCharType="end"/>
        </w:r>
      </w:hyperlink>
    </w:p>
    <w:p w14:paraId="1937EADF" w14:textId="21DDE4B9"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614" w:history="1">
        <w:r w:rsidR="001036B0" w:rsidRPr="003E2AA4">
          <w:rPr>
            <w:rStyle w:val="Hyperlink"/>
            <w:noProof/>
          </w:rPr>
          <w:t>13.4.1 General</w:t>
        </w:r>
        <w:r w:rsidR="001036B0">
          <w:rPr>
            <w:noProof/>
            <w:webHidden/>
          </w:rPr>
          <w:tab/>
        </w:r>
        <w:r w:rsidR="001036B0">
          <w:rPr>
            <w:noProof/>
            <w:webHidden/>
          </w:rPr>
          <w:fldChar w:fldCharType="begin"/>
        </w:r>
        <w:r w:rsidR="001036B0">
          <w:rPr>
            <w:noProof/>
            <w:webHidden/>
          </w:rPr>
          <w:instrText xml:space="preserve"> PAGEREF _Toc72832614 \h </w:instrText>
        </w:r>
        <w:r w:rsidR="001036B0">
          <w:rPr>
            <w:noProof/>
            <w:webHidden/>
          </w:rPr>
        </w:r>
        <w:r w:rsidR="001036B0">
          <w:rPr>
            <w:noProof/>
            <w:webHidden/>
          </w:rPr>
          <w:fldChar w:fldCharType="separate"/>
        </w:r>
        <w:r w:rsidR="001036B0">
          <w:rPr>
            <w:noProof/>
            <w:webHidden/>
          </w:rPr>
          <w:t>192</w:t>
        </w:r>
        <w:r w:rsidR="001036B0">
          <w:rPr>
            <w:noProof/>
            <w:webHidden/>
          </w:rPr>
          <w:fldChar w:fldCharType="end"/>
        </w:r>
      </w:hyperlink>
    </w:p>
    <w:p w14:paraId="113A1FD1" w14:textId="5ED714F4"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615" w:history="1">
        <w:r w:rsidR="001036B0" w:rsidRPr="003E2AA4">
          <w:rPr>
            <w:rStyle w:val="Hyperlink"/>
            <w:noProof/>
          </w:rPr>
          <w:t>13.4.2 Control Variables in the PEST Control File</w:t>
        </w:r>
        <w:r w:rsidR="001036B0">
          <w:rPr>
            <w:noProof/>
            <w:webHidden/>
          </w:rPr>
          <w:tab/>
        </w:r>
        <w:r w:rsidR="001036B0">
          <w:rPr>
            <w:noProof/>
            <w:webHidden/>
          </w:rPr>
          <w:fldChar w:fldCharType="begin"/>
        </w:r>
        <w:r w:rsidR="001036B0">
          <w:rPr>
            <w:noProof/>
            <w:webHidden/>
          </w:rPr>
          <w:instrText xml:space="preserve"> PAGEREF _Toc72832615 \h </w:instrText>
        </w:r>
        <w:r w:rsidR="001036B0">
          <w:rPr>
            <w:noProof/>
            <w:webHidden/>
          </w:rPr>
        </w:r>
        <w:r w:rsidR="001036B0">
          <w:rPr>
            <w:noProof/>
            <w:webHidden/>
          </w:rPr>
          <w:fldChar w:fldCharType="separate"/>
        </w:r>
        <w:r w:rsidR="001036B0">
          <w:rPr>
            <w:noProof/>
            <w:webHidden/>
          </w:rPr>
          <w:t>193</w:t>
        </w:r>
        <w:r w:rsidR="001036B0">
          <w:rPr>
            <w:noProof/>
            <w:webHidden/>
          </w:rPr>
          <w:fldChar w:fldCharType="end"/>
        </w:r>
      </w:hyperlink>
    </w:p>
    <w:p w14:paraId="7DE34E3E" w14:textId="5A0EAC7F"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616" w:history="1">
        <w:r w:rsidR="001036B0" w:rsidRPr="003E2AA4">
          <w:rPr>
            <w:rStyle w:val="Hyperlink"/>
            <w:noProof/>
          </w:rPr>
          <w:t>13.4.3 PEST++ Control Variables</w:t>
        </w:r>
        <w:r w:rsidR="001036B0">
          <w:rPr>
            <w:noProof/>
            <w:webHidden/>
          </w:rPr>
          <w:tab/>
        </w:r>
        <w:r w:rsidR="001036B0">
          <w:rPr>
            <w:noProof/>
            <w:webHidden/>
          </w:rPr>
          <w:fldChar w:fldCharType="begin"/>
        </w:r>
        <w:r w:rsidR="001036B0">
          <w:rPr>
            <w:noProof/>
            <w:webHidden/>
          </w:rPr>
          <w:instrText xml:space="preserve"> PAGEREF _Toc72832616 \h </w:instrText>
        </w:r>
        <w:r w:rsidR="001036B0">
          <w:rPr>
            <w:noProof/>
            <w:webHidden/>
          </w:rPr>
        </w:r>
        <w:r w:rsidR="001036B0">
          <w:rPr>
            <w:noProof/>
            <w:webHidden/>
          </w:rPr>
          <w:fldChar w:fldCharType="separate"/>
        </w:r>
        <w:r w:rsidR="001036B0">
          <w:rPr>
            <w:noProof/>
            <w:webHidden/>
          </w:rPr>
          <w:t>193</w:t>
        </w:r>
        <w:r w:rsidR="001036B0">
          <w:rPr>
            <w:noProof/>
            <w:webHidden/>
          </w:rPr>
          <w:fldChar w:fldCharType="end"/>
        </w:r>
      </w:hyperlink>
    </w:p>
    <w:p w14:paraId="143D9F01" w14:textId="59F276CD" w:rsidR="001036B0" w:rsidRDefault="004261F9">
      <w:pPr>
        <w:pStyle w:val="TOC1"/>
        <w:tabs>
          <w:tab w:val="right" w:leader="dot" w:pos="9016"/>
        </w:tabs>
        <w:rPr>
          <w:rFonts w:asciiTheme="minorHAnsi" w:eastAsiaTheme="minorEastAsia" w:hAnsiTheme="minorHAnsi" w:cstheme="minorBidi"/>
          <w:noProof/>
          <w:szCs w:val="24"/>
          <w:lang w:eastAsia="en-US"/>
        </w:rPr>
      </w:pPr>
      <w:hyperlink w:anchor="_Toc72832617" w:history="1">
        <w:r w:rsidR="001036B0" w:rsidRPr="003E2AA4">
          <w:rPr>
            <w:rStyle w:val="Hyperlink"/>
            <w:noProof/>
          </w:rPr>
          <w:t>14. References</w:t>
        </w:r>
        <w:r w:rsidR="001036B0">
          <w:rPr>
            <w:noProof/>
            <w:webHidden/>
          </w:rPr>
          <w:tab/>
        </w:r>
        <w:r w:rsidR="001036B0">
          <w:rPr>
            <w:noProof/>
            <w:webHidden/>
          </w:rPr>
          <w:fldChar w:fldCharType="begin"/>
        </w:r>
        <w:r w:rsidR="001036B0">
          <w:rPr>
            <w:noProof/>
            <w:webHidden/>
          </w:rPr>
          <w:instrText xml:space="preserve"> PAGEREF _Toc72832617 \h </w:instrText>
        </w:r>
        <w:r w:rsidR="001036B0">
          <w:rPr>
            <w:noProof/>
            <w:webHidden/>
          </w:rPr>
        </w:r>
        <w:r w:rsidR="001036B0">
          <w:rPr>
            <w:noProof/>
            <w:webHidden/>
          </w:rPr>
          <w:fldChar w:fldCharType="separate"/>
        </w:r>
        <w:r w:rsidR="001036B0">
          <w:rPr>
            <w:noProof/>
            <w:webHidden/>
          </w:rPr>
          <w:t>196</w:t>
        </w:r>
        <w:r w:rsidR="001036B0">
          <w:rPr>
            <w:noProof/>
            <w:webHidden/>
          </w:rPr>
          <w:fldChar w:fldCharType="end"/>
        </w:r>
      </w:hyperlink>
    </w:p>
    <w:p w14:paraId="1B09B438" w14:textId="464745AF" w:rsidR="001036B0" w:rsidRDefault="004261F9">
      <w:pPr>
        <w:pStyle w:val="TOC1"/>
        <w:tabs>
          <w:tab w:val="right" w:leader="dot" w:pos="9016"/>
        </w:tabs>
        <w:rPr>
          <w:rFonts w:asciiTheme="minorHAnsi" w:eastAsiaTheme="minorEastAsia" w:hAnsiTheme="minorHAnsi" w:cstheme="minorBidi"/>
          <w:noProof/>
          <w:szCs w:val="24"/>
          <w:lang w:eastAsia="en-US"/>
        </w:rPr>
      </w:pPr>
      <w:hyperlink w:anchor="_Toc72832618" w:history="1">
        <w:r w:rsidR="001036B0" w:rsidRPr="003E2AA4">
          <w:rPr>
            <w:rStyle w:val="Hyperlink"/>
            <w:noProof/>
          </w:rPr>
          <w:t>Appendix A. PEST Control File Specifications</w:t>
        </w:r>
        <w:r w:rsidR="001036B0">
          <w:rPr>
            <w:noProof/>
            <w:webHidden/>
          </w:rPr>
          <w:tab/>
        </w:r>
        <w:r w:rsidR="001036B0">
          <w:rPr>
            <w:noProof/>
            <w:webHidden/>
          </w:rPr>
          <w:fldChar w:fldCharType="begin"/>
        </w:r>
        <w:r w:rsidR="001036B0">
          <w:rPr>
            <w:noProof/>
            <w:webHidden/>
          </w:rPr>
          <w:instrText xml:space="preserve"> PAGEREF _Toc72832618 \h </w:instrText>
        </w:r>
        <w:r w:rsidR="001036B0">
          <w:rPr>
            <w:noProof/>
            <w:webHidden/>
          </w:rPr>
        </w:r>
        <w:r w:rsidR="001036B0">
          <w:rPr>
            <w:noProof/>
            <w:webHidden/>
          </w:rPr>
          <w:fldChar w:fldCharType="separate"/>
        </w:r>
        <w:r w:rsidR="001036B0">
          <w:rPr>
            <w:noProof/>
            <w:webHidden/>
          </w:rPr>
          <w:t>199</w:t>
        </w:r>
        <w:r w:rsidR="001036B0">
          <w:rPr>
            <w:noProof/>
            <w:webHidden/>
          </w:rPr>
          <w:fldChar w:fldCharType="end"/>
        </w:r>
      </w:hyperlink>
    </w:p>
    <w:p w14:paraId="5E538D6D" w14:textId="3EDBDF9A" w:rsidR="001036B0" w:rsidRDefault="004261F9">
      <w:pPr>
        <w:pStyle w:val="TOC1"/>
        <w:tabs>
          <w:tab w:val="right" w:leader="dot" w:pos="9016"/>
        </w:tabs>
        <w:rPr>
          <w:rFonts w:asciiTheme="minorHAnsi" w:eastAsiaTheme="minorEastAsia" w:hAnsiTheme="minorHAnsi" w:cstheme="minorBidi"/>
          <w:noProof/>
          <w:szCs w:val="24"/>
          <w:lang w:eastAsia="en-US"/>
        </w:rPr>
      </w:pPr>
      <w:hyperlink w:anchor="_Toc72832619" w:history="1">
        <w:r w:rsidR="001036B0" w:rsidRPr="003E2AA4">
          <w:rPr>
            <w:rStyle w:val="Hyperlink"/>
            <w:noProof/>
          </w:rPr>
          <w:t>Appendix B. Some File Formats</w:t>
        </w:r>
        <w:r w:rsidR="001036B0">
          <w:rPr>
            <w:noProof/>
            <w:webHidden/>
          </w:rPr>
          <w:tab/>
        </w:r>
        <w:r w:rsidR="001036B0">
          <w:rPr>
            <w:noProof/>
            <w:webHidden/>
          </w:rPr>
          <w:fldChar w:fldCharType="begin"/>
        </w:r>
        <w:r w:rsidR="001036B0">
          <w:rPr>
            <w:noProof/>
            <w:webHidden/>
          </w:rPr>
          <w:instrText xml:space="preserve"> PAGEREF _Toc72832619 \h </w:instrText>
        </w:r>
        <w:r w:rsidR="001036B0">
          <w:rPr>
            <w:noProof/>
            <w:webHidden/>
          </w:rPr>
        </w:r>
        <w:r w:rsidR="001036B0">
          <w:rPr>
            <w:noProof/>
            <w:webHidden/>
          </w:rPr>
          <w:fldChar w:fldCharType="separate"/>
        </w:r>
        <w:r w:rsidR="001036B0">
          <w:rPr>
            <w:noProof/>
            <w:webHidden/>
          </w:rPr>
          <w:t>216</w:t>
        </w:r>
        <w:r w:rsidR="001036B0">
          <w:rPr>
            <w:noProof/>
            <w:webHidden/>
          </w:rPr>
          <w:fldChar w:fldCharType="end"/>
        </w:r>
      </w:hyperlink>
    </w:p>
    <w:p w14:paraId="46657A92" w14:textId="4AEE93F1"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620" w:history="1">
        <w:r w:rsidR="001036B0" w:rsidRPr="003E2AA4">
          <w:rPr>
            <w:rStyle w:val="Hyperlink"/>
            <w:noProof/>
          </w:rPr>
          <w:t>B.1 Introduction</w:t>
        </w:r>
        <w:r w:rsidR="001036B0">
          <w:rPr>
            <w:noProof/>
            <w:webHidden/>
          </w:rPr>
          <w:tab/>
        </w:r>
        <w:r w:rsidR="001036B0">
          <w:rPr>
            <w:noProof/>
            <w:webHidden/>
          </w:rPr>
          <w:fldChar w:fldCharType="begin"/>
        </w:r>
        <w:r w:rsidR="001036B0">
          <w:rPr>
            <w:noProof/>
            <w:webHidden/>
          </w:rPr>
          <w:instrText xml:space="preserve"> PAGEREF _Toc72832620 \h </w:instrText>
        </w:r>
        <w:r w:rsidR="001036B0">
          <w:rPr>
            <w:noProof/>
            <w:webHidden/>
          </w:rPr>
        </w:r>
        <w:r w:rsidR="001036B0">
          <w:rPr>
            <w:noProof/>
            <w:webHidden/>
          </w:rPr>
          <w:fldChar w:fldCharType="separate"/>
        </w:r>
        <w:r w:rsidR="001036B0">
          <w:rPr>
            <w:noProof/>
            <w:webHidden/>
          </w:rPr>
          <w:t>216</w:t>
        </w:r>
        <w:r w:rsidR="001036B0">
          <w:rPr>
            <w:noProof/>
            <w:webHidden/>
          </w:rPr>
          <w:fldChar w:fldCharType="end"/>
        </w:r>
      </w:hyperlink>
    </w:p>
    <w:p w14:paraId="3E1C0310" w14:textId="25CE9E94"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621" w:history="1">
        <w:r w:rsidR="001036B0" w:rsidRPr="003E2AA4">
          <w:rPr>
            <w:rStyle w:val="Hyperlink"/>
            <w:noProof/>
          </w:rPr>
          <w:t>B.2 Matrix File</w:t>
        </w:r>
        <w:r w:rsidR="001036B0">
          <w:rPr>
            <w:noProof/>
            <w:webHidden/>
          </w:rPr>
          <w:tab/>
        </w:r>
        <w:r w:rsidR="001036B0">
          <w:rPr>
            <w:noProof/>
            <w:webHidden/>
          </w:rPr>
          <w:fldChar w:fldCharType="begin"/>
        </w:r>
        <w:r w:rsidR="001036B0">
          <w:rPr>
            <w:noProof/>
            <w:webHidden/>
          </w:rPr>
          <w:instrText xml:space="preserve"> PAGEREF _Toc72832621 \h </w:instrText>
        </w:r>
        <w:r w:rsidR="001036B0">
          <w:rPr>
            <w:noProof/>
            <w:webHidden/>
          </w:rPr>
        </w:r>
        <w:r w:rsidR="001036B0">
          <w:rPr>
            <w:noProof/>
            <w:webHidden/>
          </w:rPr>
          <w:fldChar w:fldCharType="separate"/>
        </w:r>
        <w:r w:rsidR="001036B0">
          <w:rPr>
            <w:noProof/>
            <w:webHidden/>
          </w:rPr>
          <w:t>216</w:t>
        </w:r>
        <w:r w:rsidR="001036B0">
          <w:rPr>
            <w:noProof/>
            <w:webHidden/>
          </w:rPr>
          <w:fldChar w:fldCharType="end"/>
        </w:r>
      </w:hyperlink>
    </w:p>
    <w:p w14:paraId="53AE565A" w14:textId="1ED368B9"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622" w:history="1">
        <w:r w:rsidR="001036B0" w:rsidRPr="003E2AA4">
          <w:rPr>
            <w:rStyle w:val="Hyperlink"/>
            <w:noProof/>
          </w:rPr>
          <w:t>B.2.1 General</w:t>
        </w:r>
        <w:r w:rsidR="001036B0">
          <w:rPr>
            <w:noProof/>
            <w:webHidden/>
          </w:rPr>
          <w:tab/>
        </w:r>
        <w:r w:rsidR="001036B0">
          <w:rPr>
            <w:noProof/>
            <w:webHidden/>
          </w:rPr>
          <w:fldChar w:fldCharType="begin"/>
        </w:r>
        <w:r w:rsidR="001036B0">
          <w:rPr>
            <w:noProof/>
            <w:webHidden/>
          </w:rPr>
          <w:instrText xml:space="preserve"> PAGEREF _Toc72832622 \h </w:instrText>
        </w:r>
        <w:r w:rsidR="001036B0">
          <w:rPr>
            <w:noProof/>
            <w:webHidden/>
          </w:rPr>
        </w:r>
        <w:r w:rsidR="001036B0">
          <w:rPr>
            <w:noProof/>
            <w:webHidden/>
          </w:rPr>
          <w:fldChar w:fldCharType="separate"/>
        </w:r>
        <w:r w:rsidR="001036B0">
          <w:rPr>
            <w:noProof/>
            <w:webHidden/>
          </w:rPr>
          <w:t>216</w:t>
        </w:r>
        <w:r w:rsidR="001036B0">
          <w:rPr>
            <w:noProof/>
            <w:webHidden/>
          </w:rPr>
          <w:fldChar w:fldCharType="end"/>
        </w:r>
      </w:hyperlink>
    </w:p>
    <w:p w14:paraId="623396DB" w14:textId="0BDC9A2B"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623" w:history="1">
        <w:r w:rsidR="001036B0" w:rsidRPr="003E2AA4">
          <w:rPr>
            <w:rStyle w:val="Hyperlink"/>
            <w:noProof/>
          </w:rPr>
          <w:t>B.2.2 Specifications</w:t>
        </w:r>
        <w:r w:rsidR="001036B0">
          <w:rPr>
            <w:noProof/>
            <w:webHidden/>
          </w:rPr>
          <w:tab/>
        </w:r>
        <w:r w:rsidR="001036B0">
          <w:rPr>
            <w:noProof/>
            <w:webHidden/>
          </w:rPr>
          <w:fldChar w:fldCharType="begin"/>
        </w:r>
        <w:r w:rsidR="001036B0">
          <w:rPr>
            <w:noProof/>
            <w:webHidden/>
          </w:rPr>
          <w:instrText xml:space="preserve"> PAGEREF _Toc72832623 \h </w:instrText>
        </w:r>
        <w:r w:rsidR="001036B0">
          <w:rPr>
            <w:noProof/>
            <w:webHidden/>
          </w:rPr>
        </w:r>
        <w:r w:rsidR="001036B0">
          <w:rPr>
            <w:noProof/>
            <w:webHidden/>
          </w:rPr>
          <w:fldChar w:fldCharType="separate"/>
        </w:r>
        <w:r w:rsidR="001036B0">
          <w:rPr>
            <w:noProof/>
            <w:webHidden/>
          </w:rPr>
          <w:t>216</w:t>
        </w:r>
        <w:r w:rsidR="001036B0">
          <w:rPr>
            <w:noProof/>
            <w:webHidden/>
          </w:rPr>
          <w:fldChar w:fldCharType="end"/>
        </w:r>
      </w:hyperlink>
    </w:p>
    <w:p w14:paraId="702F396E" w14:textId="4BE8BA8F"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624" w:history="1">
        <w:r w:rsidR="001036B0" w:rsidRPr="003E2AA4">
          <w:rPr>
            <w:rStyle w:val="Hyperlink"/>
            <w:noProof/>
          </w:rPr>
          <w:t>B.3 Uncertainty Files</w:t>
        </w:r>
        <w:r w:rsidR="001036B0">
          <w:rPr>
            <w:noProof/>
            <w:webHidden/>
          </w:rPr>
          <w:tab/>
        </w:r>
        <w:r w:rsidR="001036B0">
          <w:rPr>
            <w:noProof/>
            <w:webHidden/>
          </w:rPr>
          <w:fldChar w:fldCharType="begin"/>
        </w:r>
        <w:r w:rsidR="001036B0">
          <w:rPr>
            <w:noProof/>
            <w:webHidden/>
          </w:rPr>
          <w:instrText xml:space="preserve"> PAGEREF _Toc72832624 \h </w:instrText>
        </w:r>
        <w:r w:rsidR="001036B0">
          <w:rPr>
            <w:noProof/>
            <w:webHidden/>
          </w:rPr>
        </w:r>
        <w:r w:rsidR="001036B0">
          <w:rPr>
            <w:noProof/>
            <w:webHidden/>
          </w:rPr>
          <w:fldChar w:fldCharType="separate"/>
        </w:r>
        <w:r w:rsidR="001036B0">
          <w:rPr>
            <w:noProof/>
            <w:webHidden/>
          </w:rPr>
          <w:t>217</w:t>
        </w:r>
        <w:r w:rsidR="001036B0">
          <w:rPr>
            <w:noProof/>
            <w:webHidden/>
          </w:rPr>
          <w:fldChar w:fldCharType="end"/>
        </w:r>
      </w:hyperlink>
    </w:p>
    <w:p w14:paraId="5EBB240D" w14:textId="57FE5365"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625" w:history="1">
        <w:r w:rsidR="001036B0" w:rsidRPr="003E2AA4">
          <w:rPr>
            <w:rStyle w:val="Hyperlink"/>
            <w:noProof/>
          </w:rPr>
          <w:t>B.3.1 Introduction</w:t>
        </w:r>
        <w:r w:rsidR="001036B0">
          <w:rPr>
            <w:noProof/>
            <w:webHidden/>
          </w:rPr>
          <w:tab/>
        </w:r>
        <w:r w:rsidR="001036B0">
          <w:rPr>
            <w:noProof/>
            <w:webHidden/>
          </w:rPr>
          <w:fldChar w:fldCharType="begin"/>
        </w:r>
        <w:r w:rsidR="001036B0">
          <w:rPr>
            <w:noProof/>
            <w:webHidden/>
          </w:rPr>
          <w:instrText xml:space="preserve"> PAGEREF _Toc72832625 \h </w:instrText>
        </w:r>
        <w:r w:rsidR="001036B0">
          <w:rPr>
            <w:noProof/>
            <w:webHidden/>
          </w:rPr>
        </w:r>
        <w:r w:rsidR="001036B0">
          <w:rPr>
            <w:noProof/>
            <w:webHidden/>
          </w:rPr>
          <w:fldChar w:fldCharType="separate"/>
        </w:r>
        <w:r w:rsidR="001036B0">
          <w:rPr>
            <w:noProof/>
            <w:webHidden/>
          </w:rPr>
          <w:t>217</w:t>
        </w:r>
        <w:r w:rsidR="001036B0">
          <w:rPr>
            <w:noProof/>
            <w:webHidden/>
          </w:rPr>
          <w:fldChar w:fldCharType="end"/>
        </w:r>
      </w:hyperlink>
    </w:p>
    <w:p w14:paraId="4C62E090" w14:textId="4932464B"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626" w:history="1">
        <w:r w:rsidR="001036B0" w:rsidRPr="003E2AA4">
          <w:rPr>
            <w:rStyle w:val="Hyperlink"/>
            <w:noProof/>
          </w:rPr>
          <w:t>B.3.2 Specifications</w:t>
        </w:r>
        <w:r w:rsidR="001036B0">
          <w:rPr>
            <w:noProof/>
            <w:webHidden/>
          </w:rPr>
          <w:tab/>
        </w:r>
        <w:r w:rsidR="001036B0">
          <w:rPr>
            <w:noProof/>
            <w:webHidden/>
          </w:rPr>
          <w:fldChar w:fldCharType="begin"/>
        </w:r>
        <w:r w:rsidR="001036B0">
          <w:rPr>
            <w:noProof/>
            <w:webHidden/>
          </w:rPr>
          <w:instrText xml:space="preserve"> PAGEREF _Toc72832626 \h </w:instrText>
        </w:r>
        <w:r w:rsidR="001036B0">
          <w:rPr>
            <w:noProof/>
            <w:webHidden/>
          </w:rPr>
        </w:r>
        <w:r w:rsidR="001036B0">
          <w:rPr>
            <w:noProof/>
            <w:webHidden/>
          </w:rPr>
          <w:fldChar w:fldCharType="separate"/>
        </w:r>
        <w:r w:rsidR="001036B0">
          <w:rPr>
            <w:noProof/>
            <w:webHidden/>
          </w:rPr>
          <w:t>217</w:t>
        </w:r>
        <w:r w:rsidR="001036B0">
          <w:rPr>
            <w:noProof/>
            <w:webHidden/>
          </w:rPr>
          <w:fldChar w:fldCharType="end"/>
        </w:r>
      </w:hyperlink>
    </w:p>
    <w:p w14:paraId="084DC5FD" w14:textId="329B083F"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627" w:history="1">
        <w:r w:rsidR="001036B0" w:rsidRPr="003E2AA4">
          <w:rPr>
            <w:rStyle w:val="Hyperlink"/>
            <w:noProof/>
          </w:rPr>
          <w:t>B.4 JCO File</w:t>
        </w:r>
        <w:r w:rsidR="001036B0">
          <w:rPr>
            <w:noProof/>
            <w:webHidden/>
          </w:rPr>
          <w:tab/>
        </w:r>
        <w:r w:rsidR="001036B0">
          <w:rPr>
            <w:noProof/>
            <w:webHidden/>
          </w:rPr>
          <w:fldChar w:fldCharType="begin"/>
        </w:r>
        <w:r w:rsidR="001036B0">
          <w:rPr>
            <w:noProof/>
            <w:webHidden/>
          </w:rPr>
          <w:instrText xml:space="preserve"> PAGEREF _Toc72832627 \h </w:instrText>
        </w:r>
        <w:r w:rsidR="001036B0">
          <w:rPr>
            <w:noProof/>
            <w:webHidden/>
          </w:rPr>
        </w:r>
        <w:r w:rsidR="001036B0">
          <w:rPr>
            <w:noProof/>
            <w:webHidden/>
          </w:rPr>
          <w:fldChar w:fldCharType="separate"/>
        </w:r>
        <w:r w:rsidR="001036B0">
          <w:rPr>
            <w:noProof/>
            <w:webHidden/>
          </w:rPr>
          <w:t>221</w:t>
        </w:r>
        <w:r w:rsidR="001036B0">
          <w:rPr>
            <w:noProof/>
            <w:webHidden/>
          </w:rPr>
          <w:fldChar w:fldCharType="end"/>
        </w:r>
      </w:hyperlink>
    </w:p>
    <w:p w14:paraId="2AB12DF0" w14:textId="7EF65AC2"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628" w:history="1">
        <w:r w:rsidR="001036B0" w:rsidRPr="003E2AA4">
          <w:rPr>
            <w:rStyle w:val="Hyperlink"/>
            <w:noProof/>
          </w:rPr>
          <w:t>B.4.1 Introduction</w:t>
        </w:r>
        <w:r w:rsidR="001036B0">
          <w:rPr>
            <w:noProof/>
            <w:webHidden/>
          </w:rPr>
          <w:tab/>
        </w:r>
        <w:r w:rsidR="001036B0">
          <w:rPr>
            <w:noProof/>
            <w:webHidden/>
          </w:rPr>
          <w:fldChar w:fldCharType="begin"/>
        </w:r>
        <w:r w:rsidR="001036B0">
          <w:rPr>
            <w:noProof/>
            <w:webHidden/>
          </w:rPr>
          <w:instrText xml:space="preserve"> PAGEREF _Toc72832628 \h </w:instrText>
        </w:r>
        <w:r w:rsidR="001036B0">
          <w:rPr>
            <w:noProof/>
            <w:webHidden/>
          </w:rPr>
        </w:r>
        <w:r w:rsidR="001036B0">
          <w:rPr>
            <w:noProof/>
            <w:webHidden/>
          </w:rPr>
          <w:fldChar w:fldCharType="separate"/>
        </w:r>
        <w:r w:rsidR="001036B0">
          <w:rPr>
            <w:noProof/>
            <w:webHidden/>
          </w:rPr>
          <w:t>221</w:t>
        </w:r>
        <w:r w:rsidR="001036B0">
          <w:rPr>
            <w:noProof/>
            <w:webHidden/>
          </w:rPr>
          <w:fldChar w:fldCharType="end"/>
        </w:r>
      </w:hyperlink>
    </w:p>
    <w:p w14:paraId="6A3C1E69" w14:textId="0CC47127"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629" w:history="1">
        <w:r w:rsidR="001036B0" w:rsidRPr="003E2AA4">
          <w:rPr>
            <w:rStyle w:val="Hyperlink"/>
            <w:noProof/>
          </w:rPr>
          <w:t>B.4.2 Specifications</w:t>
        </w:r>
        <w:r w:rsidR="001036B0">
          <w:rPr>
            <w:noProof/>
            <w:webHidden/>
          </w:rPr>
          <w:tab/>
        </w:r>
        <w:r w:rsidR="001036B0">
          <w:rPr>
            <w:noProof/>
            <w:webHidden/>
          </w:rPr>
          <w:fldChar w:fldCharType="begin"/>
        </w:r>
        <w:r w:rsidR="001036B0">
          <w:rPr>
            <w:noProof/>
            <w:webHidden/>
          </w:rPr>
          <w:instrText xml:space="preserve"> PAGEREF _Toc72832629 \h </w:instrText>
        </w:r>
        <w:r w:rsidR="001036B0">
          <w:rPr>
            <w:noProof/>
            <w:webHidden/>
          </w:rPr>
        </w:r>
        <w:r w:rsidR="001036B0">
          <w:rPr>
            <w:noProof/>
            <w:webHidden/>
          </w:rPr>
          <w:fldChar w:fldCharType="separate"/>
        </w:r>
        <w:r w:rsidR="001036B0">
          <w:rPr>
            <w:noProof/>
            <w:webHidden/>
          </w:rPr>
          <w:t>221</w:t>
        </w:r>
        <w:r w:rsidR="001036B0">
          <w:rPr>
            <w:noProof/>
            <w:webHidden/>
          </w:rPr>
          <w:fldChar w:fldCharType="end"/>
        </w:r>
      </w:hyperlink>
    </w:p>
    <w:p w14:paraId="1F679443" w14:textId="3D6B6818" w:rsidR="001036B0" w:rsidRDefault="004261F9">
      <w:pPr>
        <w:pStyle w:val="TOC2"/>
        <w:tabs>
          <w:tab w:val="right" w:leader="dot" w:pos="9016"/>
        </w:tabs>
        <w:rPr>
          <w:rFonts w:asciiTheme="minorHAnsi" w:eastAsiaTheme="minorEastAsia" w:hAnsiTheme="minorHAnsi" w:cstheme="minorBidi"/>
          <w:noProof/>
          <w:szCs w:val="24"/>
          <w:lang w:eastAsia="en-US"/>
        </w:rPr>
      </w:pPr>
      <w:hyperlink w:anchor="_Toc72832630" w:history="1">
        <w:r w:rsidR="001036B0" w:rsidRPr="003E2AA4">
          <w:rPr>
            <w:rStyle w:val="Hyperlink"/>
            <w:noProof/>
          </w:rPr>
          <w:t>B.5 JCB File</w:t>
        </w:r>
        <w:r w:rsidR="001036B0">
          <w:rPr>
            <w:noProof/>
            <w:webHidden/>
          </w:rPr>
          <w:tab/>
        </w:r>
        <w:r w:rsidR="001036B0">
          <w:rPr>
            <w:noProof/>
            <w:webHidden/>
          </w:rPr>
          <w:fldChar w:fldCharType="begin"/>
        </w:r>
        <w:r w:rsidR="001036B0">
          <w:rPr>
            <w:noProof/>
            <w:webHidden/>
          </w:rPr>
          <w:instrText xml:space="preserve"> PAGEREF _Toc72832630 \h </w:instrText>
        </w:r>
        <w:r w:rsidR="001036B0">
          <w:rPr>
            <w:noProof/>
            <w:webHidden/>
          </w:rPr>
        </w:r>
        <w:r w:rsidR="001036B0">
          <w:rPr>
            <w:noProof/>
            <w:webHidden/>
          </w:rPr>
          <w:fldChar w:fldCharType="separate"/>
        </w:r>
        <w:r w:rsidR="001036B0">
          <w:rPr>
            <w:noProof/>
            <w:webHidden/>
          </w:rPr>
          <w:t>221</w:t>
        </w:r>
        <w:r w:rsidR="001036B0">
          <w:rPr>
            <w:noProof/>
            <w:webHidden/>
          </w:rPr>
          <w:fldChar w:fldCharType="end"/>
        </w:r>
      </w:hyperlink>
    </w:p>
    <w:p w14:paraId="63AF9A51" w14:textId="700F03B3"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631" w:history="1">
        <w:r w:rsidR="001036B0" w:rsidRPr="003E2AA4">
          <w:rPr>
            <w:rStyle w:val="Hyperlink"/>
            <w:noProof/>
          </w:rPr>
          <w:t>B.5.1 Introduction</w:t>
        </w:r>
        <w:r w:rsidR="001036B0">
          <w:rPr>
            <w:noProof/>
            <w:webHidden/>
          </w:rPr>
          <w:tab/>
        </w:r>
        <w:r w:rsidR="001036B0">
          <w:rPr>
            <w:noProof/>
            <w:webHidden/>
          </w:rPr>
          <w:fldChar w:fldCharType="begin"/>
        </w:r>
        <w:r w:rsidR="001036B0">
          <w:rPr>
            <w:noProof/>
            <w:webHidden/>
          </w:rPr>
          <w:instrText xml:space="preserve"> PAGEREF _Toc72832631 \h </w:instrText>
        </w:r>
        <w:r w:rsidR="001036B0">
          <w:rPr>
            <w:noProof/>
            <w:webHidden/>
          </w:rPr>
        </w:r>
        <w:r w:rsidR="001036B0">
          <w:rPr>
            <w:noProof/>
            <w:webHidden/>
          </w:rPr>
          <w:fldChar w:fldCharType="separate"/>
        </w:r>
        <w:r w:rsidR="001036B0">
          <w:rPr>
            <w:noProof/>
            <w:webHidden/>
          </w:rPr>
          <w:t>221</w:t>
        </w:r>
        <w:r w:rsidR="001036B0">
          <w:rPr>
            <w:noProof/>
            <w:webHidden/>
          </w:rPr>
          <w:fldChar w:fldCharType="end"/>
        </w:r>
      </w:hyperlink>
    </w:p>
    <w:p w14:paraId="62BFF64E" w14:textId="7FA4AE7E"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632" w:history="1">
        <w:r w:rsidR="001036B0" w:rsidRPr="003E2AA4">
          <w:rPr>
            <w:rStyle w:val="Hyperlink"/>
            <w:noProof/>
          </w:rPr>
          <w:t>B.5.2 Specifications</w:t>
        </w:r>
        <w:r w:rsidR="001036B0">
          <w:rPr>
            <w:noProof/>
            <w:webHidden/>
          </w:rPr>
          <w:tab/>
        </w:r>
        <w:r w:rsidR="001036B0">
          <w:rPr>
            <w:noProof/>
            <w:webHidden/>
          </w:rPr>
          <w:fldChar w:fldCharType="begin"/>
        </w:r>
        <w:r w:rsidR="001036B0">
          <w:rPr>
            <w:noProof/>
            <w:webHidden/>
          </w:rPr>
          <w:instrText xml:space="preserve"> PAGEREF _Toc72832632 \h </w:instrText>
        </w:r>
        <w:r w:rsidR="001036B0">
          <w:rPr>
            <w:noProof/>
            <w:webHidden/>
          </w:rPr>
        </w:r>
        <w:r w:rsidR="001036B0">
          <w:rPr>
            <w:noProof/>
            <w:webHidden/>
          </w:rPr>
          <w:fldChar w:fldCharType="separate"/>
        </w:r>
        <w:r w:rsidR="001036B0">
          <w:rPr>
            <w:noProof/>
            <w:webHidden/>
          </w:rPr>
          <w:t>222</w:t>
        </w:r>
        <w:r w:rsidR="001036B0">
          <w:rPr>
            <w:noProof/>
            <w:webHidden/>
          </w:rPr>
          <w:fldChar w:fldCharType="end"/>
        </w:r>
      </w:hyperlink>
    </w:p>
    <w:p w14:paraId="79590937" w14:textId="6F02F114" w:rsidR="001036B0" w:rsidRDefault="004261F9">
      <w:pPr>
        <w:pStyle w:val="TOC3"/>
        <w:tabs>
          <w:tab w:val="right" w:leader="dot" w:pos="9016"/>
        </w:tabs>
        <w:rPr>
          <w:rFonts w:asciiTheme="minorHAnsi" w:eastAsiaTheme="minorEastAsia" w:hAnsiTheme="minorHAnsi" w:cstheme="minorBidi"/>
          <w:noProof/>
          <w:szCs w:val="24"/>
          <w:lang w:eastAsia="en-US"/>
        </w:rPr>
      </w:pPr>
      <w:hyperlink w:anchor="_Toc72832633" w:history="1">
        <w:r w:rsidR="001036B0" w:rsidRPr="003E2AA4">
          <w:rPr>
            <w:rStyle w:val="Hyperlink"/>
            <w:noProof/>
          </w:rPr>
          <w:t>B.5.3 Distinguishing between a JCO and a JCB File</w:t>
        </w:r>
        <w:r w:rsidR="001036B0">
          <w:rPr>
            <w:noProof/>
            <w:webHidden/>
          </w:rPr>
          <w:tab/>
        </w:r>
        <w:r w:rsidR="001036B0">
          <w:rPr>
            <w:noProof/>
            <w:webHidden/>
          </w:rPr>
          <w:fldChar w:fldCharType="begin"/>
        </w:r>
        <w:r w:rsidR="001036B0">
          <w:rPr>
            <w:noProof/>
            <w:webHidden/>
          </w:rPr>
          <w:instrText xml:space="preserve"> PAGEREF _Toc72832633 \h </w:instrText>
        </w:r>
        <w:r w:rsidR="001036B0">
          <w:rPr>
            <w:noProof/>
            <w:webHidden/>
          </w:rPr>
        </w:r>
        <w:r w:rsidR="001036B0">
          <w:rPr>
            <w:noProof/>
            <w:webHidden/>
          </w:rPr>
          <w:fldChar w:fldCharType="separate"/>
        </w:r>
        <w:r w:rsidR="001036B0">
          <w:rPr>
            <w:noProof/>
            <w:webHidden/>
          </w:rPr>
          <w:t>222</w:t>
        </w:r>
        <w:r w:rsidR="001036B0">
          <w:rPr>
            <w:noProof/>
            <w:webHidden/>
          </w:rPr>
          <w:fldChar w:fldCharType="end"/>
        </w:r>
      </w:hyperlink>
    </w:p>
    <w:p w14:paraId="4BD28FB0" w14:textId="67C37EFC"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2832388"/>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2832389"/>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w:t>
      </w:r>
      <w:proofErr w:type="gramStart"/>
      <w:r w:rsidR="00230DCB">
        <w:rPr>
          <w:lang w:val="en-AU"/>
        </w:rPr>
        <w:t>run on</w:t>
      </w:r>
      <w:proofErr w:type="gramEnd"/>
      <w:r w:rsidR="00230DCB">
        <w:rPr>
          <w:lang w:val="en-AU"/>
        </w:rPr>
        <w:t xml:space="preserve">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proofErr w:type="gramStart"/>
      <w:r w:rsidR="00B146BA">
        <w:rPr>
          <w:lang w:val="en-AU"/>
        </w:rPr>
        <w:t>high performance</w:t>
      </w:r>
      <w:proofErr w:type="gramEnd"/>
      <w:r w:rsidR="00B146BA">
        <w:rPr>
          <w:lang w:val="en-AU"/>
        </w:rPr>
        <w:t xml:space="preserv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roofErr w:type="gramStart"/>
      <w:r>
        <w:t>However</w:t>
      </w:r>
      <w:proofErr w:type="gramEnd"/>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w:t>
      </w:r>
      <w:r w:rsidR="000B1E8C">
        <w:lastRenderedPageBreak/>
        <w:t>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2832390"/>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72832391"/>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 xml:space="preserve">dispense with the need to read the manual for PEST in addition to the present text. </w:t>
      </w:r>
      <w:proofErr w:type="gramStart"/>
      <w:r>
        <w:rPr>
          <w:lang w:val="en-AU"/>
        </w:rPr>
        <w:t>However</w:t>
      </w:r>
      <w:proofErr w:type="gramEnd"/>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2832392"/>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2832393"/>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 xml:space="preserve">(i.e.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lastRenderedPageBreak/>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w:t>
      </w:r>
      <w:proofErr w:type="gramStart"/>
      <w:r>
        <w:rPr>
          <w:lang w:val="en-AU"/>
        </w:rPr>
        <w:t>Thus</w:t>
      </w:r>
      <w:proofErr w:type="gramEnd"/>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2832394"/>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lastRenderedPageBreak/>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(i.e.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2832395"/>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w:t>
      </w:r>
      <w:proofErr w:type="gramStart"/>
      <w:r>
        <w:rPr>
          <w:lang w:val="en-AU"/>
        </w:rPr>
        <w:t>However</w:t>
      </w:r>
      <w:proofErr w:type="gramEnd"/>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w:t>
      </w:r>
      <w:r w:rsidR="004D6DB4">
        <w:rPr>
          <w:lang w:val="en-AU"/>
        </w:rPr>
        <w:lastRenderedPageBreak/>
        <w:t xml:space="preserve">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2832396"/>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r w:rsidR="007310FB">
        <w:rPr>
          <w:lang w:val="en-AU"/>
        </w:rPr>
        <w:t>programs</w:t>
      </w:r>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2832397"/>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2832398"/>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2832399"/>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2832400"/>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2832401"/>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w:t>
      </w:r>
      <w:proofErr w:type="gramStart"/>
      <w:r w:rsidRPr="00B21031">
        <w:rPr>
          <w:lang w:val="en-AU"/>
        </w:rPr>
        <w:t>however</w:t>
      </w:r>
      <w:proofErr w:type="gramEnd"/>
      <w:r w:rsidRPr="00B21031">
        <w:rPr>
          <w:lang w:val="en-AU"/>
        </w:rPr>
        <w:t xml:space="preserve">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which translates data written to </w:t>
      </w:r>
      <w:r w:rsidR="00B21031" w:rsidRPr="00B21031">
        <w:rPr>
          <w:lang w:val="en-AU"/>
        </w:rPr>
        <w:lastRenderedPageBreak/>
        <w:t>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2832402"/>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2832403"/>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proofErr w:type="gramStart"/>
      <w:r w:rsidR="00A25B30">
        <w:rPr>
          <w:lang w:val="en-AU"/>
        </w:rPr>
        <w:t>H</w:t>
      </w:r>
      <w:r w:rsidRPr="00B21031">
        <w:rPr>
          <w:lang w:val="en-AU"/>
        </w:rPr>
        <w:t>owever</w:t>
      </w:r>
      <w:proofErr w:type="gramEnd"/>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2832404"/>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2832405"/>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16262C" w:rsidRPr="00B21031">
        <w:rPr>
          <w:lang w:val="en-AU"/>
        </w:rPr>
        <w:t>i.e.</w:t>
      </w:r>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w:t>
      </w:r>
      <w:proofErr w:type="gramStart"/>
      <w:r w:rsidRPr="00B21031">
        <w:rPr>
          <w:lang w:val="en-AU"/>
        </w:rPr>
        <w:t>However</w:t>
      </w:r>
      <w:proofErr w:type="gramEnd"/>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16262C" w:rsidRPr="00B21031">
        <w:rPr>
          <w:lang w:val="en-AU"/>
        </w:rPr>
        <w:t>e.g.</w:t>
      </w:r>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w:t>
      </w:r>
      <w:proofErr w:type="gramStart"/>
      <w:r w:rsidRPr="00B21031">
        <w:rPr>
          <w:lang w:val="en-AU"/>
        </w:rPr>
        <w:t>incrementally-varied</w:t>
      </w:r>
      <w:proofErr w:type="gramEnd"/>
      <w:r w:rsidRPr="00B21031">
        <w:rPr>
          <w:lang w:val="en-AU"/>
        </w:rPr>
        <w:t xml:space="preserve">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2832406"/>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2832407"/>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2832408"/>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 xml:space="preserve">Note that TEMPCHEK, like PEST, sets a </w:t>
      </w:r>
      <w:proofErr w:type="gramStart"/>
      <w:r>
        <w:rPr>
          <w:lang w:val="en-AU"/>
        </w:rPr>
        <w:t>12 character</w:t>
      </w:r>
      <w:proofErr w:type="gramEnd"/>
      <w:r>
        <w:rPr>
          <w:lang w:val="en-AU"/>
        </w:rPr>
        <w:t xml:space="preserve">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2832409"/>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2832410"/>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2832411"/>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2832412"/>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2832413"/>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 xml:space="preserve">You can choose the marker delimiter character yourself; </w:t>
      </w:r>
      <w:proofErr w:type="gramStart"/>
      <w:r w:rsidRPr="00B21031">
        <w:rPr>
          <w:lang w:val="en-AU"/>
        </w:rPr>
        <w:t>however</w:t>
      </w:r>
      <w:proofErr w:type="gramEnd"/>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2832414"/>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w:t>
      </w:r>
      <w:proofErr w:type="gramStart"/>
      <w:r w:rsidRPr="00B21031">
        <w:rPr>
          <w:lang w:val="en-AU"/>
        </w:rPr>
        <w:t>However</w:t>
      </w:r>
      <w:proofErr w:type="gramEnd"/>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2832415"/>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w:t>
      </w:r>
      <w:proofErr w:type="gramStart"/>
      <w:r w:rsidRPr="00B21031">
        <w:rPr>
          <w:lang w:val="en-AU"/>
        </w:rPr>
        <w:t>Thus</w:t>
      </w:r>
      <w:proofErr w:type="gramEnd"/>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 xml:space="preserve">Normally a line advance item is followed by other instructions. </w:t>
      </w:r>
      <w:proofErr w:type="gramStart"/>
      <w:r w:rsidRPr="00B21031">
        <w:rPr>
          <w:lang w:val="en-AU"/>
        </w:rPr>
        <w:t>However</w:t>
      </w:r>
      <w:proofErr w:type="gramEnd"/>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 xml:space="preserve">If a line advance item leads the first line of a PEST instruction file, the reference point for line advance is taken as a “dummy” line just above the first line of the model output file. </w:t>
      </w:r>
      <w:proofErr w:type="gramStart"/>
      <w:r w:rsidRPr="00B21031">
        <w:rPr>
          <w:lang w:val="en-AU"/>
        </w:rPr>
        <w:t>Thus</w:t>
      </w:r>
      <w:proofErr w:type="gramEnd"/>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w:t>
      </w:r>
      <w:proofErr w:type="spellStart"/>
      <w:r w:rsidRPr="00B21031">
        <w:rPr>
          <w:lang w:val="en-AU"/>
        </w:rPr>
        <w:t>marker</w:t>
      </w:r>
      <w:proofErr w:type="spellEnd"/>
      <w:r w:rsidRPr="00B21031">
        <w:rPr>
          <w:lang w:val="en-AU"/>
        </w:rPr>
        <w:t xml:space="preserve"> is preceded only by other markers (including, perhaps, one or </w:t>
      </w:r>
      <w:r w:rsidRPr="00B21031">
        <w:rPr>
          <w:lang w:val="en-AU"/>
        </w:rPr>
        <w:lastRenderedPageBreak/>
        <w:t xml:space="preserve">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w:t>
      </w:r>
      <w:proofErr w:type="gramStart"/>
      <w:r w:rsidRPr="00B21031">
        <w:rPr>
          <w:lang w:val="en-AU"/>
        </w:rPr>
        <w:t>Thus</w:t>
      </w:r>
      <w:proofErr w:type="gramEnd"/>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16262C" w:rsidRPr="00B21031">
        <w:rPr>
          <w:lang w:val="en-AU"/>
        </w:rPr>
        <w:t>i.e.</w:t>
      </w:r>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w:t>
      </w:r>
      <w:proofErr w:type="gramStart"/>
      <w:r w:rsidRPr="00B21031">
        <w:rPr>
          <w:lang w:val="en-AU"/>
        </w:rPr>
        <w:t>However</w:t>
      </w:r>
      <w:proofErr w:type="gramEnd"/>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w:t>
      </w:r>
      <w:proofErr w:type="gramStart"/>
      <w:r w:rsidRPr="00B21031">
        <w:rPr>
          <w:lang w:val="en-AU"/>
        </w:rPr>
        <w:t>However</w:t>
      </w:r>
      <w:proofErr w:type="gramEnd"/>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w:t>
      </w:r>
      <w:proofErr w:type="gramStart"/>
      <w:r w:rsidRPr="00B21031">
        <w:rPr>
          <w:lang w:val="en-AU"/>
        </w:rPr>
        <w:t>However</w:t>
      </w:r>
      <w:proofErr w:type="gramEnd"/>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However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w:t>
      </w:r>
      <w:proofErr w:type="gramStart"/>
      <w:r w:rsidRPr="00B21031">
        <w:rPr>
          <w:lang w:val="en-AU"/>
        </w:rPr>
        <w:t>However</w:t>
      </w:r>
      <w:proofErr w:type="gramEnd"/>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gramStart"/>
      <w:r w:rsidRPr="00116CBF">
        <w:rPr>
          <w:rFonts w:ascii="Courier" w:hAnsi="Courier"/>
          <w:sz w:val="18"/>
          <w:lang w:val="en-AU"/>
        </w:rPr>
        <w:t>w !obs</w:t>
      </w:r>
      <w:proofErr w:type="gramEnd"/>
      <w:r w:rsidRPr="00116CBF">
        <w:rPr>
          <w:rFonts w:ascii="Courier" w:hAnsi="Courier"/>
          <w:sz w:val="18"/>
          <w:lang w:val="en-AU"/>
        </w:rPr>
        <w:t>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p w14:paraId="07D8BBAD" w14:textId="77777777" w:rsidR="00B21031" w:rsidRP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proofErr w:type="gramStart"/>
      <w:r w:rsidRPr="00B21031">
        <w:rPr>
          <w:lang w:val="en-AU"/>
        </w:rPr>
        <w:t>However</w:t>
      </w:r>
      <w:proofErr w:type="gramEnd"/>
      <w:r w:rsidRPr="00B21031">
        <w:rPr>
          <w:lang w:val="en-AU"/>
        </w:rPr>
        <w:t xml:space="preserve">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w:t>
      </w:r>
      <w:proofErr w:type="gramStart"/>
      <w:r w:rsidRPr="00B21031">
        <w:rPr>
          <w:lang w:val="en-AU"/>
        </w:rPr>
        <w:t>However</w:t>
      </w:r>
      <w:proofErr w:type="gramEnd"/>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2832416"/>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w:t>
      </w:r>
      <w:proofErr w:type="gramStart"/>
      <w:r w:rsidR="008A0573">
        <w:rPr>
          <w:lang w:val="en-AU"/>
        </w:rPr>
        <w:t>Alternatively</w:t>
      </w:r>
      <w:proofErr w:type="gramEnd"/>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w:t>
      </w:r>
      <w:proofErr w:type="gramStart"/>
      <w:r w:rsidR="00B21031" w:rsidRPr="00B21031">
        <w:rPr>
          <w:lang w:val="en-AU"/>
        </w:rPr>
        <w:t>However</w:t>
      </w:r>
      <w:proofErr w:type="gramEnd"/>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w:t>
      </w:r>
      <w:proofErr w:type="gramStart"/>
      <w:r w:rsidR="00020F4B">
        <w:rPr>
          <w:lang w:val="en-AU"/>
        </w:rPr>
        <w:t>20 character</w:t>
      </w:r>
      <w:proofErr w:type="gramEnd"/>
      <w:r w:rsidR="00020F4B">
        <w:rPr>
          <w:lang w:val="en-AU"/>
        </w:rPr>
        <w:t xml:space="preserve">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2832417"/>
      <w:r>
        <w:lastRenderedPageBreak/>
        <w:t>3. Some Important PEST++ Features</w:t>
      </w:r>
      <w:bookmarkEnd w:id="1159"/>
    </w:p>
    <w:p w14:paraId="09BF75A9" w14:textId="77777777" w:rsidR="005F65CE" w:rsidRDefault="005F65CE" w:rsidP="005F65CE">
      <w:pPr>
        <w:pStyle w:val="Heading2"/>
      </w:pPr>
      <w:bookmarkStart w:id="1160" w:name="_Toc72832418"/>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2832419"/>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2832420"/>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2832421"/>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w:t>
      </w:r>
      <w:proofErr w:type="gramStart"/>
      <w:r w:rsidR="00755437" w:rsidRPr="00FE4430">
        <w:rPr>
          <w:lang w:val="en-AU"/>
        </w:rPr>
        <w:t>Thus</w:t>
      </w:r>
      <w:proofErr w:type="gramEnd"/>
      <w:r w:rsidR="00755437" w:rsidRPr="00FE4430">
        <w:rPr>
          <w:lang w:val="en-AU"/>
        </w:rPr>
        <w:t xml:space="preserve"> tied parameters “piggyback” on their </w:t>
      </w:r>
      <w:r w:rsidR="00755437" w:rsidRPr="00FE4430">
        <w:rPr>
          <w:lang w:val="en-AU"/>
        </w:rPr>
        <w:lastRenderedPageBreak/>
        <w:t>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2832422"/>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2832423"/>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w:t>
      </w:r>
      <w:proofErr w:type="gramStart"/>
      <w:r w:rsidRPr="00FE4430">
        <w:rPr>
          <w:lang w:val="en-AU"/>
        </w:rPr>
        <w:t>However</w:t>
      </w:r>
      <w:proofErr w:type="gramEnd"/>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2832424"/>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w:t>
      </w:r>
      <w:proofErr w:type="gramStart"/>
      <w:r>
        <w:rPr>
          <w:lang w:val="en-AU"/>
        </w:rPr>
        <w:t>However</w:t>
      </w:r>
      <w:proofErr w:type="gramEnd"/>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lastRenderedPageBreak/>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 xml:space="preserve">factor-limited parameters (i.e.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4261F9" w:rsidP="00755437">
      <w:pPr>
        <w:ind w:firstLine="720"/>
        <w:rPr>
          <w:lang w:val="en-AU"/>
        </w:rPr>
      </w:pPr>
      <w:r w:rsidRPr="00B23298">
        <w:rPr>
          <w:noProof/>
          <w:position w:val="-32"/>
          <w:lang w:val="en-AU"/>
        </w:rPr>
        <w:object w:dxaOrig="980" w:dyaOrig="740" w14:anchorId="2A73D5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9pt;height:39pt;mso-width-percent:0;mso-height-percent:0;mso-width-percent:0;mso-height-percent:0" o:ole="">
            <v:imagedata r:id="rId19" o:title=""/>
          </v:shape>
          <o:OLEObject Type="Embed" ProgID="Equation.3" ShapeID="_x0000_i1027" DrawAspect="Content" ObjectID="_1683522310"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w:t>
      </w:r>
      <w:proofErr w:type="gramStart"/>
      <w:r w:rsidRPr="00FE4430">
        <w:rPr>
          <w:lang w:val="en-AU"/>
        </w:rPr>
        <w:t>However</w:t>
      </w:r>
      <w:proofErr w:type="gramEnd"/>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w:t>
      </w:r>
      <w:proofErr w:type="gramStart"/>
      <w:r w:rsidRPr="00FE4430">
        <w:rPr>
          <w:lang w:val="en-AU"/>
        </w:rPr>
        <w:t>Thus</w:t>
      </w:r>
      <w:proofErr w:type="gramEnd"/>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lastRenderedPageBreak/>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2832425"/>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2832426"/>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w:t>
      </w:r>
      <w:proofErr w:type="gramStart"/>
      <w:r w:rsidRPr="0071054A">
        <w:rPr>
          <w:lang w:val="en-AU"/>
        </w:rPr>
        <w:t>incremen</w:t>
      </w:r>
      <w:r>
        <w:rPr>
          <w:lang w:val="en-AU"/>
        </w:rPr>
        <w:t>tally</w:t>
      </w:r>
      <w:r w:rsidR="00F25FED">
        <w:rPr>
          <w:lang w:val="en-AU"/>
        </w:rPr>
        <w:t>-</w:t>
      </w:r>
      <w:r>
        <w:rPr>
          <w:lang w:val="en-AU"/>
        </w:rPr>
        <w:t>varied</w:t>
      </w:r>
      <w:proofErr w:type="gramEnd"/>
      <w:r>
        <w:rPr>
          <w:lang w:val="en-AU"/>
        </w:rPr>
        <w:t xml:space="preserve">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proofErr w:type="gramStart"/>
      <w:r w:rsidR="00A567AF">
        <w:rPr>
          <w:lang w:val="en-AU"/>
        </w:rPr>
        <w:t>However</w:t>
      </w:r>
      <w:proofErr w:type="gramEnd"/>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2832427"/>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w:t>
      </w:r>
      <w:r w:rsidRPr="0071054A">
        <w:rPr>
          <w:lang w:val="en-AU"/>
        </w:rPr>
        <w:lastRenderedPageBreak/>
        <w:t>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w:t>
      </w:r>
      <w:proofErr w:type="gramStart"/>
      <w:r w:rsidRPr="0071054A">
        <w:rPr>
          <w:lang w:val="en-AU"/>
        </w:rPr>
        <w:t>incrementally-varied</w:t>
      </w:r>
      <w:proofErr w:type="gramEnd"/>
      <w:r w:rsidRPr="0071054A">
        <w:rPr>
          <w:lang w:val="en-AU"/>
        </w:rPr>
        <w:t xml:space="preserve">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 xml:space="preserve">If the parameter increment is properly chosen (see below), this method can work well. </w:t>
      </w:r>
      <w:proofErr w:type="gramStart"/>
      <w:r w:rsidRPr="0071054A">
        <w:rPr>
          <w:lang w:val="en-AU"/>
        </w:rPr>
        <w:t>However</w:t>
      </w:r>
      <w:proofErr w:type="gramEnd"/>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w:t>
      </w:r>
      <w:proofErr w:type="gramStart"/>
      <w:r w:rsidR="003C65FD">
        <w:rPr>
          <w:lang w:val="en-AU"/>
        </w:rPr>
        <w:t>incrementally-</w:t>
      </w:r>
      <w:r w:rsidR="00807246">
        <w:rPr>
          <w:lang w:val="en-AU"/>
        </w:rPr>
        <w:t>different</w:t>
      </w:r>
      <w:proofErr w:type="gramEnd"/>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 xml:space="preserve">outside points” method, the two outer parameter values (i.e.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w:t>
      </w:r>
      <w:proofErr w:type="gramStart"/>
      <w:r w:rsidR="00A567AF" w:rsidRPr="0071054A">
        <w:rPr>
          <w:lang w:val="en-AU"/>
        </w:rPr>
        <w:t>incrementally-varied</w:t>
      </w:r>
      <w:proofErr w:type="gramEnd"/>
      <w:r w:rsidR="00A567AF" w:rsidRPr="0071054A">
        <w:rPr>
          <w:lang w:val="en-AU"/>
        </w:rPr>
        <w:t xml:space="preserve">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2832428"/>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 xml:space="preserve">parameter increments are chosen. Mathematically, a parameter increment should be as small </w:t>
      </w:r>
      <w:r w:rsidRPr="0071054A">
        <w:rPr>
          <w:lang w:val="en-AU"/>
        </w:rPr>
        <w:lastRenderedPageBreak/>
        <w:t>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w:t>
      </w:r>
      <w:proofErr w:type="gramStart"/>
      <w:r w:rsidRPr="0071054A">
        <w:rPr>
          <w:lang w:val="en-AU"/>
        </w:rPr>
        <w:t>However</w:t>
      </w:r>
      <w:proofErr w:type="gramEnd"/>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w:t>
      </w:r>
      <w:r w:rsidRPr="0071054A">
        <w:rPr>
          <w:lang w:val="en-AU"/>
        </w:rPr>
        <w:lastRenderedPageBreak/>
        <w:t>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2832429"/>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w:t>
      </w:r>
      <w:proofErr w:type="gramStart"/>
      <w:r w:rsidRPr="0071054A">
        <w:rPr>
          <w:lang w:val="en-AU"/>
        </w:rPr>
        <w:t>However</w:t>
      </w:r>
      <w:proofErr w:type="gramEnd"/>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2832430"/>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lastRenderedPageBreak/>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w:t>
      </w:r>
      <w:proofErr w:type="gramStart"/>
      <w:r w:rsidRPr="0071054A">
        <w:rPr>
          <w:lang w:val="en-AU"/>
        </w:rPr>
        <w:t>Thus</w:t>
      </w:r>
      <w:proofErr w:type="gramEnd"/>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w:t>
      </w:r>
      <w:proofErr w:type="gramStart"/>
      <w:r w:rsidR="006B6622">
        <w:rPr>
          <w:lang w:val="en-AU"/>
        </w:rPr>
        <w:t>However</w:t>
      </w:r>
      <w:proofErr w:type="gramEnd"/>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2832431"/>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w:t>
      </w:r>
      <w:r>
        <w:rPr>
          <w:lang w:val="en-AU"/>
        </w:rPr>
        <w:lastRenderedPageBreak/>
        <w:t>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2832432"/>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A71C5B">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lastRenderedPageBreak/>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2832433"/>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4261F9" w:rsidRPr="007940A5">
        <w:rPr>
          <w:noProof/>
          <w:position w:val="-14"/>
          <w:lang w:val="en-AU"/>
        </w:rPr>
        <w:object w:dxaOrig="1380" w:dyaOrig="420" w14:anchorId="29C20849">
          <v:shape id="_x0000_i1026" type="#_x0000_t75" alt="" style="width:67pt;height:17pt;mso-width-percent:0;mso-height-percent:0;mso-width-percent:0;mso-height-percent:0" o:ole="">
            <v:imagedata r:id="rId21" o:title=""/>
          </v:shape>
          <o:OLEObject Type="Embed" ProgID="Equation.3" ShapeID="_x0000_i1026" DrawAspect="Content" ObjectID="_1683522311"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 xml:space="preserve">less noise. </w:t>
      </w:r>
      <w:proofErr w:type="gramStart"/>
      <w:r>
        <w:rPr>
          <w:lang w:val="en-AU"/>
        </w:rPr>
        <w:t>However</w:t>
      </w:r>
      <w:proofErr w:type="gramEnd"/>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w:t>
      </w:r>
      <w:r>
        <w:rPr>
          <w:lang w:val="en-AU"/>
        </w:rPr>
        <w:lastRenderedPageBreak/>
        <w:t xml:space="preserve">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2832434"/>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2832435"/>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w:t>
      </w:r>
      <w:proofErr w:type="gramStart"/>
      <w:r w:rsidR="00E767F0">
        <w:rPr>
          <w:lang w:val="en-AU"/>
        </w:rPr>
        <w:t>However</w:t>
      </w:r>
      <w:proofErr w:type="gramEnd"/>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i.e.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2832436"/>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2832437"/>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2832438"/>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model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2832439"/>
      <w:r>
        <w:lastRenderedPageBreak/>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proofErr w:type="gramStart"/>
      <w:r w:rsidR="00515A94">
        <w:rPr>
          <w:lang w:val="en-AU"/>
        </w:rPr>
        <w:t>However</w:t>
      </w:r>
      <w:proofErr w:type="gramEnd"/>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4" w:name="_Toc72832440"/>
      <w:r>
        <w:t>4</w:t>
      </w:r>
      <w:r w:rsidR="002F1D76">
        <w:t>.6 Control Data Section</w:t>
      </w:r>
      <w:bookmarkEnd w:id="1794"/>
    </w:p>
    <w:p w14:paraId="5338179B" w14:textId="7B4AA130" w:rsidR="00444043" w:rsidRDefault="004C51A5" w:rsidP="00444043">
      <w:pPr>
        <w:pStyle w:val="Heading3"/>
      </w:pPr>
      <w:bookmarkStart w:id="1795" w:name="_Toc72832441"/>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2832442"/>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2832443"/>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2832444"/>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2832445"/>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2832446"/>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2832447"/>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 xml:space="preserve">to limit the change that any parameter can undergo during any iteration of an inversion process. Where a model is highly nonlinear, and where adjustments to parameter values are calculated using local gradients (i.e.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2832448"/>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2832449"/>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proofErr w:type="gramStart"/>
      <w:r w:rsidR="003C73CA">
        <w:rPr>
          <w:lang w:val="en-AU"/>
        </w:rPr>
        <w:t>However</w:t>
      </w:r>
      <w:proofErr w:type="gramEnd"/>
      <w:r w:rsidR="003C73CA">
        <w:rPr>
          <w:lang w:val="en-AU"/>
        </w:rPr>
        <w:t xml:space="preserve">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(i.e.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 </w:t>
      </w:r>
      <w:r w:rsidRPr="00FE4430">
        <w:rPr>
          <w:lang w:val="en-AU"/>
        </w:rPr>
        <w:sym w:font="Symbol" w:char="F046"/>
      </w:r>
      <w:proofErr w:type="gramStart"/>
      <w:r w:rsidRPr="00FE4430">
        <w:rPr>
          <w:i/>
          <w:vertAlign w:val="subscript"/>
          <w:lang w:val="en-AU"/>
        </w:rPr>
        <w:t>min</w:t>
      </w:r>
      <w:r w:rsidRPr="00FE4430">
        <w:rPr>
          <w:lang w:val="en-AU"/>
        </w:rPr>
        <w:t xml:space="preserve"> )</w:t>
      </w:r>
      <w:proofErr w:type="gramEnd"/>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being the objective function value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2832450"/>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2832451"/>
      <w:r>
        <w:t>4</w:t>
      </w:r>
      <w:r w:rsidR="007D090D">
        <w:t>.7 Singular Value Decomposition Section</w:t>
      </w:r>
      <w:bookmarkEnd w:id="1805"/>
    </w:p>
    <w:p w14:paraId="264B7F3E" w14:textId="77777777" w:rsidR="007D090D" w:rsidRDefault="007D090D" w:rsidP="007D090D">
      <w:pPr>
        <w:rPr>
          <w:lang w:val="en-AU"/>
        </w:rPr>
      </w:pPr>
      <w:r>
        <w:rPr>
          <w:lang w:val="en-AU"/>
        </w:rPr>
        <w:t xml:space="preserve">Singular value decomposition (i.e.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w:t>
      </w:r>
      <w:r>
        <w:rPr>
          <w:lang w:val="en-AU"/>
        </w:rPr>
        <w:lastRenderedPageBreak/>
        <w:t xml:space="preserve">(2015).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proofErr w:type="gramStart"/>
      <w:r w:rsidR="00934D38">
        <w:rPr>
          <w:lang w:val="en-AU"/>
        </w:rPr>
        <w:t>However</w:t>
      </w:r>
      <w:proofErr w:type="gramEnd"/>
      <w:r w:rsidR="00934D38">
        <w:rPr>
          <w:lang w:val="en-AU"/>
        </w:rPr>
        <w:t xml:space="preserve">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proofErr w:type="gramStart"/>
      <w:r w:rsidR="009B2DA3">
        <w:rPr>
          <w:lang w:val="en-AU"/>
        </w:rPr>
        <w:t>However</w:t>
      </w:r>
      <w:proofErr w:type="gramEnd"/>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2832452"/>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2832453"/>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w:t>
      </w:r>
      <w:r>
        <w:rPr>
          <w:lang w:val="en-AU"/>
        </w:rPr>
        <w:lastRenderedPageBreak/>
        <w:t xml:space="preserve">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w:t>
      </w:r>
      <w:proofErr w:type="gramStart"/>
      <w:r>
        <w:rPr>
          <w:lang w:val="en-AU"/>
        </w:rPr>
        <w:t>i.e.</w:t>
      </w:r>
      <w:proofErr w:type="gramEnd"/>
      <w:r>
        <w:rPr>
          <w:lang w:val="en-AU"/>
        </w:rPr>
        <w:t xml:space="preserv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2832454"/>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proofErr w:type="gramStart"/>
      <w:r w:rsidR="008420FE">
        <w:rPr>
          <w:lang w:val="en-AU"/>
        </w:rPr>
        <w:t>However</w:t>
      </w:r>
      <w:proofErr w:type="gramEnd"/>
      <w:r w:rsidR="008420FE">
        <w:rPr>
          <w:lang w:val="en-AU"/>
        </w:rPr>
        <w:t xml:space="preserve">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However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proofErr w:type="gramStart"/>
      <w:r w:rsidR="00251BB3" w:rsidRPr="00FE4430">
        <w:rPr>
          <w:lang w:val="en-AU"/>
        </w:rPr>
        <w:t>However</w:t>
      </w:r>
      <w:proofErr w:type="gramEnd"/>
      <w:r w:rsidR="00251BB3" w:rsidRPr="00FE4430">
        <w:rPr>
          <w:lang w:val="en-AU"/>
        </w:rPr>
        <w:t xml:space="preserve">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w:t>
      </w:r>
      <w:r w:rsidR="00251BB3" w:rsidRPr="00FE4430">
        <w:rPr>
          <w:lang w:val="en-AU"/>
        </w:rPr>
        <w:lastRenderedPageBreak/>
        <w:t xml:space="preserve">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proofErr w:type="gramStart"/>
      <w:r w:rsidRPr="00FE4430">
        <w:rPr>
          <w:lang w:val="en-AU"/>
        </w:rPr>
        <w:t>However</w:t>
      </w:r>
      <w:proofErr w:type="gramEnd"/>
      <w:r w:rsidRPr="00FE4430">
        <w:rPr>
          <w:lang w:val="en-AU"/>
        </w:rPr>
        <w:t xml:space="preserve">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being 0.01 times the absolute value of the group member of highest current magnitude; however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proofErr w:type="gramStart"/>
      <w:r w:rsidRPr="00FE4430">
        <w:rPr>
          <w:lang w:val="en-AU"/>
        </w:rPr>
        <w:t>However</w:t>
      </w:r>
      <w:proofErr w:type="gramEnd"/>
      <w:r w:rsidRPr="00FE4430">
        <w:rPr>
          <w:lang w:val="en-AU"/>
        </w:rPr>
        <w:t xml:space="preserve">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proofErr w:type="gramStart"/>
      <w:r w:rsidRPr="00FE4430">
        <w:rPr>
          <w:lang w:val="en-AU"/>
        </w:rPr>
        <w:t>Thus</w:t>
      </w:r>
      <w:proofErr w:type="gramEnd"/>
      <w:r w:rsidRPr="00FE4430">
        <w:rPr>
          <w:lang w:val="en-AU"/>
        </w:rPr>
        <w:t xml:space="preserve">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model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proofErr w:type="gramStart"/>
      <w:r w:rsidR="00AC497F">
        <w:rPr>
          <w:lang w:val="en-AU"/>
        </w:rPr>
        <w:t>H</w:t>
      </w:r>
      <w:r w:rsidRPr="00FE4430">
        <w:rPr>
          <w:lang w:val="en-AU"/>
        </w:rPr>
        <w:t>owever</w:t>
      </w:r>
      <w:proofErr w:type="gramEnd"/>
      <w:r w:rsidRPr="00FE4430">
        <w:rPr>
          <w:lang w:val="en-AU"/>
        </w:rPr>
        <w:t xml:space="preserve">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proofErr w:type="gramStart"/>
      <w:r w:rsidR="00AC497F">
        <w:rPr>
          <w:lang w:val="en-AU"/>
        </w:rPr>
        <w:t>However</w:t>
      </w:r>
      <w:proofErr w:type="gramEnd"/>
      <w:r w:rsidR="00AC497F">
        <w:rPr>
          <w:lang w:val="en-AU"/>
        </w:rPr>
        <w:t xml:space="preserve">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proofErr w:type="gramStart"/>
      <w:r w:rsidRPr="00FE4430">
        <w:rPr>
          <w:lang w:val="en-AU"/>
        </w:rPr>
        <w:t>however</w:t>
      </w:r>
      <w:proofErr w:type="gramEnd"/>
      <w:r w:rsidRPr="00FE4430">
        <w:rPr>
          <w:lang w:val="en-AU"/>
        </w:rPr>
        <w:t xml:space="preserve">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2832455"/>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2832456"/>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lastRenderedPageBreak/>
        <w:t>achievement of a good fit with a calibration dataset (PESTPP</w:t>
      </w:r>
      <w:proofErr w:type="gramStart"/>
      <w:r>
        <w:rPr>
          <w:lang w:val="en-AU"/>
        </w:rPr>
        <w:t>);</w:t>
      </w:r>
      <w:proofErr w:type="gramEnd"/>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proofErr w:type="gramStart"/>
      <w:r>
        <w:rPr>
          <w:lang w:val="en-AU"/>
        </w:rPr>
        <w:t>);</w:t>
      </w:r>
      <w:proofErr w:type="gramEnd"/>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2832457"/>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w:t>
      </w:r>
      <w:r w:rsidRPr="00FE4430">
        <w:rPr>
          <w:lang w:val="en-AU"/>
        </w:rPr>
        <w:lastRenderedPageBreak/>
        <w:t>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proofErr w:type="gramStart"/>
      <w:r w:rsidRPr="00FE4430">
        <w:rPr>
          <w:lang w:val="en-AU"/>
        </w:rPr>
        <w:t>However</w:t>
      </w:r>
      <w:proofErr w:type="gramEnd"/>
      <w:r w:rsidRPr="00FE4430">
        <w:rPr>
          <w:lang w:val="en-AU"/>
        </w:rPr>
        <w:t xml:space="preserve">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you can ensure that parameters never become negative. Thus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lastRenderedPageBreak/>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proofErr w:type="gramStart"/>
      <w:r w:rsidRPr="00FE4430">
        <w:rPr>
          <w:lang w:val="en-AU"/>
        </w:rPr>
        <w:t>However</w:t>
      </w:r>
      <w:proofErr w:type="gramEnd"/>
      <w:r w:rsidRPr="00FE4430">
        <w:rPr>
          <w:lang w:val="en-AU"/>
        </w:rPr>
        <w:t xml:space="preserve">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lastRenderedPageBreak/>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2832458"/>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16262C" w:rsidRPr="00FE4430">
        <w:rPr>
          <w:lang w:val="en-AU"/>
        </w:rPr>
        <w:t>i.e.</w:t>
      </w:r>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proofErr w:type="gramStart"/>
      <w:r w:rsidR="00940652" w:rsidRPr="00FE4430">
        <w:rPr>
          <w:lang w:val="en-AU"/>
        </w:rPr>
        <w:t>However</w:t>
      </w:r>
      <w:proofErr w:type="gramEnd"/>
      <w:r w:rsidR="00940652" w:rsidRPr="00FE4430">
        <w:rPr>
          <w:lang w:val="en-AU"/>
        </w:rPr>
        <w:t xml:space="preserve">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proofErr w:type="gramStart"/>
      <w:r w:rsidR="00034E5F">
        <w:rPr>
          <w:lang w:val="en-AU"/>
        </w:rPr>
        <w:t>However</w:t>
      </w:r>
      <w:proofErr w:type="gramEnd"/>
      <w:r w:rsidR="00034E5F">
        <w:rPr>
          <w:lang w:val="en-AU"/>
        </w:rPr>
        <w:t xml:space="preserve">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2832459"/>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w:t>
      </w:r>
      <w:r w:rsidR="00171A86">
        <w:rPr>
          <w:lang w:val="en-AU"/>
        </w:rPr>
        <w:lastRenderedPageBreak/>
        <w:t>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i.e. observation groups whose names begin with “</w:t>
      </w:r>
      <w:proofErr w:type="spellStart"/>
      <w:r w:rsidR="00E34796">
        <w:rPr>
          <w:lang w:val="en-AU"/>
        </w:rPr>
        <w:t>regul</w:t>
      </w:r>
      <w:proofErr w:type="spellEnd"/>
      <w:r w:rsidR="00E34796">
        <w:rPr>
          <w:lang w:val="en-AU"/>
        </w:rPr>
        <w:t xml:space="preserve">”. The other objective function (i.e.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2832460"/>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proofErr w:type="gramStart"/>
      <w:r w:rsidR="00FA2E00">
        <w:rPr>
          <w:lang w:val="en-AU"/>
        </w:rPr>
        <w:t>However</w:t>
      </w:r>
      <w:proofErr w:type="gramEnd"/>
      <w:r w:rsidR="00FA2E00">
        <w:rPr>
          <w:lang w:val="en-AU"/>
        </w:rPr>
        <w:t xml:space="preserve">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2832461"/>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(i.e.</w:t>
      </w:r>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w:t>
      </w:r>
      <w:r w:rsidR="00262180">
        <w:rPr>
          <w:lang w:val="en-AU"/>
        </w:rPr>
        <w:lastRenderedPageBreak/>
        <w:t>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72832462"/>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2832463"/>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 xml:space="preserve">A single model output file may be read by more than one instruction file. </w:t>
      </w:r>
      <w:proofErr w:type="gramStart"/>
      <w:r w:rsidRPr="00FE4430">
        <w:rPr>
          <w:lang w:val="en-AU"/>
        </w:rPr>
        <w:t>However</w:t>
      </w:r>
      <w:proofErr w:type="gramEnd"/>
      <w:r w:rsidRPr="00FE4430">
        <w:rPr>
          <w:lang w:val="en-AU"/>
        </w:rPr>
        <w:t xml:space="preserve">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2832464"/>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proofErr w:type="gramStart"/>
      <w:r w:rsidR="00A0317B">
        <w:rPr>
          <w:lang w:val="en-AU"/>
        </w:rPr>
        <w:t>However</w:t>
      </w:r>
      <w:proofErr w:type="gramEnd"/>
      <w:r w:rsidR="00A0317B">
        <w:rPr>
          <w:lang w:val="en-AU"/>
        </w:rPr>
        <w:t xml:space="preserve">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lastRenderedPageBreak/>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proofErr w:type="gramStart"/>
      <w:r w:rsidR="008423B9">
        <w:rPr>
          <w:lang w:val="en-AU"/>
        </w:rPr>
        <w:t>however</w:t>
      </w:r>
      <w:proofErr w:type="gramEnd"/>
      <w:r w:rsidR="008423B9">
        <w:rPr>
          <w:lang w:val="en-AU"/>
        </w:rPr>
        <w:t xml:space="preserve">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w:t>
      </w:r>
      <w:proofErr w:type="gramStart"/>
      <w:r w:rsidR="00A0317B">
        <w:rPr>
          <w:lang w:val="en-AU"/>
        </w:rPr>
        <w:t>length.</w:t>
      </w:r>
      <w:r w:rsidRPr="00C82F04">
        <w:rPr>
          <w:lang w:val="en-AU"/>
        </w:rPr>
        <w:t>.</w:t>
      </w:r>
      <w:proofErr w:type="gramEnd"/>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proofErr w:type="gramStart"/>
      <w:r w:rsidRPr="00C82F04">
        <w:rPr>
          <w:lang w:val="en-AU"/>
        </w:rPr>
        <w:t>Thus</w:t>
      </w:r>
      <w:proofErr w:type="gramEnd"/>
      <w:r w:rsidRPr="00C82F04">
        <w:rPr>
          <w:lang w:val="en-AU"/>
        </w:rPr>
        <w:t xml:space="preserve">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proofErr w:type="gramStart"/>
      <w:r w:rsidR="008423B9">
        <w:rPr>
          <w:lang w:val="en-AU"/>
        </w:rPr>
        <w:t>equation</w:t>
      </w:r>
      <w:r w:rsidRPr="00C82F04">
        <w:rPr>
          <w:lang w:val="en-AU"/>
        </w:rPr>
        <w:t>;</w:t>
      </w:r>
      <w:proofErr w:type="gramEnd"/>
      <w:r w:rsidRPr="00C82F04">
        <w:rPr>
          <w:lang w:val="en-AU"/>
        </w:rPr>
        <w:t xml:space="preserve"> not within an item. </w:t>
      </w:r>
      <w:proofErr w:type="gramStart"/>
      <w:r w:rsidRPr="00C82F04">
        <w:rPr>
          <w:lang w:val="en-AU"/>
        </w:rPr>
        <w:t>Thus</w:t>
      </w:r>
      <w:proofErr w:type="gramEnd"/>
      <w:r w:rsidRPr="00C82F04">
        <w:rPr>
          <w:lang w:val="en-AU"/>
        </w:rPr>
        <w:t xml:space="preserve">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lastRenderedPageBreak/>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proofErr w:type="gramStart"/>
      <w:r w:rsidRPr="00C82F04">
        <w:rPr>
          <w:lang w:val="en-AU"/>
        </w:rPr>
        <w:t>However</w:t>
      </w:r>
      <w:proofErr w:type="gramEnd"/>
      <w:r w:rsidRPr="00C82F04">
        <w:rPr>
          <w:lang w:val="en-AU"/>
        </w:rPr>
        <w:t xml:space="preserve">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2832465"/>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proofErr w:type="gramStart"/>
      <w:r w:rsidR="00BA288E">
        <w:rPr>
          <w:lang w:val="en-AU"/>
        </w:rPr>
        <w:t>However</w:t>
      </w:r>
      <w:proofErr w:type="gramEnd"/>
      <w:r w:rsidR="00BA288E">
        <w:rPr>
          <w:lang w:val="en-AU"/>
        </w:rPr>
        <w:t xml:space="preserve">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w:t>
      </w:r>
      <w:r w:rsidRPr="00FE4430">
        <w:rPr>
          <w:lang w:val="en-AU"/>
        </w:rPr>
        <w:lastRenderedPageBreak/>
        <w:t>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However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proofErr w:type="gramStart"/>
      <w:r w:rsidRPr="00FE4430">
        <w:rPr>
          <w:lang w:val="en-AU"/>
        </w:rPr>
        <w:t>However</w:t>
      </w:r>
      <w:proofErr w:type="gramEnd"/>
      <w:r w:rsidRPr="00FE4430">
        <w:rPr>
          <w:lang w:val="en-AU"/>
        </w:rPr>
        <w:t xml:space="preserve">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proofErr w:type="gramStart"/>
      <w:r>
        <w:rPr>
          <w:lang w:val="en-AU"/>
        </w:rPr>
        <w:t>However</w:t>
      </w:r>
      <w:proofErr w:type="gramEnd"/>
      <w:r>
        <w:rPr>
          <w:lang w:val="en-AU"/>
        </w:rPr>
        <w:t xml:space="preserve">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lastRenderedPageBreak/>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proofErr w:type="gramStart"/>
      <w:r w:rsidRPr="00FE4430">
        <w:rPr>
          <w:lang w:val="en-AU"/>
        </w:rPr>
        <w:t>However</w:t>
      </w:r>
      <w:proofErr w:type="gramEnd"/>
      <w:r w:rsidRPr="00FE4430">
        <w:rPr>
          <w:lang w:val="en-AU"/>
        </w:rPr>
        <w:t xml:space="preserve">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2832466"/>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 xml:space="preserve">Any line in a PEST control file that begins with the character string “++” is ignored by PEST-suite programs, and by PESTCHEK. </w:t>
      </w:r>
      <w:proofErr w:type="gramStart"/>
      <w:r>
        <w:rPr>
          <w:lang w:val="en-AU"/>
        </w:rPr>
        <w:t>However</w:t>
      </w:r>
      <w:proofErr w:type="gramEnd"/>
      <w:r>
        <w:rPr>
          <w:lang w:val="en-AU"/>
        </w:rPr>
        <w:t xml:space="preserve">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w:t>
      </w:r>
      <w:r w:rsidR="00A669EE">
        <w:rPr>
          <w:lang w:val="en-AU"/>
        </w:rPr>
        <w:lastRenderedPageBreak/>
        <w:t xml:space="preserve">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model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2832467"/>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users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(e.g.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2832468"/>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control data</w:t>
      </w:r>
    </w:p>
    <w:p w14:paraId="330858AC" w14:textId="71A9B93C" w:rsidR="004F11D5" w:rsidRDefault="004F11D5" w:rsidP="0082493A">
      <w:pPr>
        <w:pStyle w:val="ListParagraph"/>
        <w:numPr>
          <w:ilvl w:val="0"/>
          <w:numId w:val="26"/>
        </w:numPr>
        <w:rPr>
          <w:lang w:val="en-AU"/>
        </w:rPr>
      </w:pPr>
      <w:r>
        <w:rPr>
          <w:lang w:val="en-AU"/>
        </w:rPr>
        <w:t>* singular value decomposition</w:t>
      </w:r>
    </w:p>
    <w:p w14:paraId="173438FF" w14:textId="41C3F06C" w:rsidR="004F11D5" w:rsidRDefault="004F11D5" w:rsidP="0082493A">
      <w:pPr>
        <w:pStyle w:val="ListParagraph"/>
        <w:numPr>
          <w:ilvl w:val="0"/>
          <w:numId w:val="26"/>
        </w:numPr>
        <w:rPr>
          <w:lang w:val="en-AU"/>
        </w:rPr>
      </w:pPr>
      <w:r>
        <w:rPr>
          <w:lang w:val="en-AU"/>
        </w:rPr>
        <w:t>* regularization</w:t>
      </w:r>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2832469"/>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w:t>
      </w:r>
      <w:proofErr w:type="gramStart"/>
      <w:r>
        <w:rPr>
          <w:lang w:val="en-AU"/>
        </w:rPr>
        <w:t>users</w:t>
      </w:r>
      <w:proofErr w:type="gramEnd"/>
      <w:r>
        <w:rPr>
          <w:lang w:val="en-AU"/>
        </w:rPr>
        <w:t xml:space="preserve">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w:t>
      </w:r>
      <w:proofErr w:type="spellStart"/>
      <w:r>
        <w:rPr>
          <w:lang w:val="en-AU"/>
        </w:rPr>
        <w:t>missing_values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parameter data external</w:t>
      </w:r>
    </w:p>
    <w:p w14:paraId="08FEB389" w14:textId="7EED1CB7" w:rsidR="00975106" w:rsidRDefault="00975106" w:rsidP="0082493A">
      <w:pPr>
        <w:pStyle w:val="ListParagraph"/>
        <w:numPr>
          <w:ilvl w:val="1"/>
          <w:numId w:val="28"/>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observation data external</w:t>
      </w:r>
    </w:p>
    <w:p w14:paraId="16DED71F" w14:textId="0E58290A" w:rsidR="00975106" w:rsidRDefault="00975106" w:rsidP="0082493A">
      <w:pPr>
        <w:pStyle w:val="ListParagraph"/>
        <w:numPr>
          <w:ilvl w:val="1"/>
          <w:numId w:val="28"/>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model input external</w:t>
      </w:r>
    </w:p>
    <w:p w14:paraId="721A1B73" w14:textId="68CBE039"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82493A">
      <w:pPr>
        <w:pStyle w:val="ListParagraph"/>
        <w:numPr>
          <w:ilvl w:val="0"/>
          <w:numId w:val="28"/>
        </w:numPr>
        <w:rPr>
          <w:lang w:val="en-AU"/>
        </w:rPr>
      </w:pPr>
      <w:r>
        <w:rPr>
          <w:lang w:val="en-AU"/>
        </w:rPr>
        <w:t>* model output external</w:t>
      </w:r>
    </w:p>
    <w:p w14:paraId="5776412E" w14:textId="13958695"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82493A">
      <w:pPr>
        <w:pStyle w:val="ListParagraph"/>
        <w:numPr>
          <w:ilvl w:val="0"/>
          <w:numId w:val="28"/>
        </w:numPr>
        <w:rPr>
          <w:lang w:val="en-AU"/>
        </w:rPr>
      </w:pPr>
      <w:r>
        <w:rPr>
          <w:lang w:val="en-AU"/>
        </w:rPr>
        <w:t>* prior information external</w:t>
      </w:r>
    </w:p>
    <w:p w14:paraId="72DCC9FA" w14:textId="55013082" w:rsidR="009F56CB" w:rsidRDefault="000B4BE6" w:rsidP="0082493A">
      <w:pPr>
        <w:pStyle w:val="ListParagraph"/>
        <w:numPr>
          <w:ilvl w:val="1"/>
          <w:numId w:val="28"/>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proofErr w:type="spellStart"/>
      <w:r>
        <w:rPr>
          <w:lang w:val="en-AU"/>
        </w:rPr>
        <w:lastRenderedPageBreak/>
        <w:t>obgnme</w:t>
      </w:r>
      <w:proofErr w:type="spellEnd"/>
      <w:r>
        <w:rPr>
          <w:lang w:val="en-AU"/>
        </w:rPr>
        <w:t xml:space="preserve"> – the PI equation group</w:t>
      </w:r>
    </w:p>
    <w:p w14:paraId="1D4BB532" w14:textId="52C508B7" w:rsidR="00164DBD" w:rsidRDefault="00164DBD" w:rsidP="00164DBD">
      <w:pPr>
        <w:rPr>
          <w:lang w:val="en-AU"/>
        </w:rPr>
      </w:pPr>
      <w:r>
        <w:rPr>
          <w:lang w:val="en-AU"/>
        </w:rPr>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upper_bound</w:t>
      </w:r>
      <w:proofErr w:type="spellEnd"/>
      <w:r>
        <w:rPr>
          <w:i/>
          <w:lang w:val="en-AU"/>
        </w:rPr>
        <w:t xml:space="preserve"> </w:t>
      </w:r>
      <w:r>
        <w:rPr>
          <w:iCs/>
          <w:lang w:val="en-AU"/>
        </w:rPr>
        <w:t xml:space="preserve"> and/or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2832470"/>
      <w:r>
        <w:t xml:space="preserve">5. </w:t>
      </w:r>
      <w:r w:rsidR="00FE1FCC">
        <w:t>Running PEST++ Programs</w:t>
      </w:r>
      <w:bookmarkEnd w:id="1983"/>
    </w:p>
    <w:p w14:paraId="624E7C55" w14:textId="77777777" w:rsidR="00FE1FCC" w:rsidRDefault="00FE1FCC" w:rsidP="00FE1FCC">
      <w:pPr>
        <w:pStyle w:val="Heading2"/>
      </w:pPr>
      <w:bookmarkStart w:id="1984" w:name="_Toc72832471"/>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2832472"/>
      <w:r>
        <w:t>5.2 Model Runs in Serial</w:t>
      </w:r>
      <w:bookmarkEnd w:id="1985"/>
    </w:p>
    <w:p w14:paraId="0A8FBB30" w14:textId="1646F220" w:rsidR="0086395E" w:rsidRDefault="0086395E" w:rsidP="0086395E">
      <w:pPr>
        <w:pStyle w:val="Heading3"/>
      </w:pPr>
      <w:bookmarkStart w:id="1986" w:name="_Toc72832473"/>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proofErr w:type="gramStart"/>
      <w:r w:rsidR="008C5288">
        <w:rPr>
          <w:lang w:val="en-AU"/>
        </w:rPr>
        <w:t>However</w:t>
      </w:r>
      <w:proofErr w:type="gramEnd"/>
      <w:r w:rsidR="008C5288">
        <w:rPr>
          <w:lang w:val="en-AU"/>
        </w:rPr>
        <w:t xml:space="preserve">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proofErr w:type="gramStart"/>
      <w:r>
        <w:rPr>
          <w:lang w:val="en-AU"/>
        </w:rPr>
        <w:t>However</w:t>
      </w:r>
      <w:proofErr w:type="gramEnd"/>
      <w:r>
        <w:rPr>
          <w:lang w:val="en-AU"/>
        </w:rPr>
        <w:t xml:space="preserve"> if this is not the case, then pathnames are required.</w:t>
      </w:r>
    </w:p>
    <w:p w14:paraId="40540C63" w14:textId="77777777" w:rsidR="005C0CB0" w:rsidRDefault="005C0CB0" w:rsidP="005C0CB0">
      <w:pPr>
        <w:pStyle w:val="Heading3"/>
      </w:pPr>
      <w:bookmarkStart w:id="1987" w:name="_Toc72832474"/>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proofErr w:type="spellStart"/>
      <w:r>
        <w:rPr>
          <w:rFonts w:ascii="Courier New" w:hAnsi="Courier New" w:cs="Courier New"/>
          <w:sz w:val="20"/>
          <w:lang w:val="en-AU"/>
        </w:rPr>
        <w:t>pestpp</w:t>
      </w:r>
      <w:proofErr w:type="spellEnd"/>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2832475"/>
      <w:r>
        <w:lastRenderedPageBreak/>
        <w:t>5.3 Model Runs in Parallel</w:t>
      </w:r>
      <w:bookmarkEnd w:id="1988"/>
    </w:p>
    <w:p w14:paraId="1B3374B9" w14:textId="38EC26E0" w:rsidR="00813754" w:rsidRDefault="0057216C" w:rsidP="0057216C">
      <w:pPr>
        <w:pStyle w:val="Heading3"/>
      </w:pPr>
      <w:bookmarkStart w:id="1989" w:name="_Toc72832476"/>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w:t>
      </w:r>
      <w:proofErr w:type="gramStart"/>
      <w:r>
        <w:rPr>
          <w:lang w:val="en-AU"/>
        </w:rPr>
        <w:t>high performance</w:t>
      </w:r>
      <w:proofErr w:type="gramEnd"/>
      <w:r>
        <w:rPr>
          <w:lang w:val="en-AU"/>
        </w:rPr>
        <w:t xml:space="preserv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2832477"/>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2832478"/>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381F42">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157458">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p w14:paraId="74286DAA" w14:textId="0AC41AA5" w:rsidR="00250761" w:rsidRDefault="003D0D57" w:rsidP="000C53EA">
      <w:r w:rsidRPr="003D0D57">
        <w:rPr>
          <w:i/>
        </w:rPr>
        <w:lastRenderedPageBreak/>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w:t>
      </w:r>
      <w:proofErr w:type="gramStart"/>
      <w:r>
        <w:t>are</w:t>
      </w:r>
      <w:proofErr w:type="gramEnd"/>
      <w:r>
        <w:t xml:space="preserv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2832479"/>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2832480"/>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2C9AAC5C"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overdue_giveup_fac</w:t>
      </w:r>
      <w:proofErr w:type="spell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w:t>
      </w:r>
      <w:proofErr w:type="gramStart"/>
      <w:r w:rsidR="00C52435">
        <w:t>model</w:t>
      </w:r>
      <w:proofErr w:type="gramEnd"/>
      <w:r w:rsidR="00C52435">
        <w:t xml:space="preserve"> run failures can be tolerated. </w:t>
      </w:r>
      <w:r w:rsidR="00FE49AB">
        <w:t xml:space="preserve">This “certain number” (an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 xml:space="preserve">activated (i.e.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panther_agent_restart_on_error</w:t>
      </w:r>
      <w:proofErr w:type="spellEnd"/>
      <w:r w:rsidRPr="000479F9">
        <w:rPr>
          <w:i/>
        </w:rPr>
        <w:t>(</w:t>
      </w:r>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proofErr w:type="spellStart"/>
      <w:r>
        <w:rPr>
          <w:i/>
          <w:iCs/>
        </w:rPr>
        <w:t>panther_agent_freeze_on_</w:t>
      </w:r>
      <w:proofErr w:type="gramStart"/>
      <w:r>
        <w:rPr>
          <w:i/>
          <w:iCs/>
        </w:rPr>
        <w:t>fail</w:t>
      </w:r>
      <w:proofErr w:type="spellEnd"/>
      <w:r>
        <w:rPr>
          <w:i/>
          <w:iCs/>
        </w:rPr>
        <w:t>(</w:t>
      </w:r>
      <w:proofErr w:type="gramEnd"/>
      <w:r>
        <w:rPr>
          <w:i/>
          <w:iCs/>
        </w:rPr>
        <w:t>)</w:t>
      </w:r>
    </w:p>
    <w:p w14:paraId="241263A4" w14:textId="47BCAD5C"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immediate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6343D616" w14:textId="2C538A59" w:rsidR="00561D6B" w:rsidRDefault="00561D6B" w:rsidP="00B77D10">
      <w:pPr>
        <w:rPr>
          <w:i/>
          <w:iCs/>
        </w:rPr>
      </w:pPr>
      <w:proofErr w:type="spellStart"/>
      <w:r>
        <w:rPr>
          <w:i/>
          <w:iCs/>
        </w:rPr>
        <w:t>panther_</w:t>
      </w:r>
      <w:proofErr w:type="gramStart"/>
      <w:r>
        <w:rPr>
          <w:i/>
          <w:iCs/>
        </w:rPr>
        <w:t>echo</w:t>
      </w:r>
      <w:proofErr w:type="spellEnd"/>
      <w:r>
        <w:rPr>
          <w:i/>
          <w:iCs/>
        </w:rPr>
        <w:t>(</w:t>
      </w:r>
      <w:proofErr w:type="gramEnd"/>
      <w:r>
        <w:rPr>
          <w:i/>
          <w:iCs/>
        </w:rPr>
        <w:t>)</w:t>
      </w:r>
    </w:p>
    <w:p w14:paraId="09D999BA" w14:textId="65D54890"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proofErr w:type="spellStart"/>
      <w:r>
        <w:t>echos</w:t>
      </w:r>
      <w:proofErr w:type="spellEnd"/>
      <w:r>
        <w:t xml:space="preserve"> to the file with a line return to overwrite the output in place), can fill up these file because the line return character is ignored.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p>
    <w:p w14:paraId="25CDFB50" w14:textId="1CCB2BB2" w:rsidR="00CA3930" w:rsidRDefault="00CA3930" w:rsidP="00B77D10">
      <w:proofErr w:type="spellStart"/>
      <w:r>
        <w:rPr>
          <w:i/>
          <w:iCs/>
        </w:rPr>
        <w:t>num_tpl_ins_threads</w:t>
      </w:r>
      <w:proofErr w:type="spellEnd"/>
    </w:p>
    <w:p w14:paraId="06D681B3" w14:textId="7612DB48" w:rsidR="00CA3930" w:rsidRP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18BEF8E5" w14:textId="667BA4D8" w:rsidR="008639FB" w:rsidRDefault="008639FB" w:rsidP="008639FB">
      <w:pPr>
        <w:pStyle w:val="Heading2"/>
      </w:pPr>
      <w:bookmarkStart w:id="1994" w:name="_Toc72832481"/>
      <w:r>
        <w:lastRenderedPageBreak/>
        <w:t xml:space="preserve">5.4 </w:t>
      </w:r>
      <w:r w:rsidR="008F3105">
        <w:t xml:space="preserve">Run </w:t>
      </w:r>
      <w:r w:rsidR="00C52435">
        <w:t>Book-Keeping</w:t>
      </w:r>
      <w:r w:rsidR="0031337B">
        <w:t xml:space="preserve"> Files</w:t>
      </w:r>
      <w:bookmarkEnd w:id="1994"/>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w:t>
      </w:r>
      <w:proofErr w:type="gramStart"/>
      <w:r w:rsidR="008D020B">
        <w:t>and  processed</w:t>
      </w:r>
      <w:proofErr w:type="gramEnd"/>
      <w:r w:rsidR="008D020B">
        <w:t xml:space="preserve"> using </w:t>
      </w:r>
      <w:proofErr w:type="spellStart"/>
      <w:r w:rsidR="008D020B">
        <w:t>pyEMU</w:t>
      </w:r>
      <w:proofErr w:type="spellEnd"/>
      <w:r w:rsidR="008D020B">
        <w:t>.</w:t>
      </w:r>
    </w:p>
    <w:p w14:paraId="7BAA4A20" w14:textId="7DC9B7B2" w:rsidR="00CF6749" w:rsidRDefault="00EB3300" w:rsidP="00EB3300">
      <w:pPr>
        <w:pStyle w:val="Heading1"/>
      </w:pPr>
      <w:bookmarkStart w:id="1995" w:name="_Toc72832482"/>
      <w:r>
        <w:lastRenderedPageBreak/>
        <w:t>6. PESTPP</w:t>
      </w:r>
      <w:r w:rsidR="00CA35E9">
        <w:t>-GLM</w:t>
      </w:r>
      <w:bookmarkEnd w:id="1995"/>
    </w:p>
    <w:p w14:paraId="4EEAACA1" w14:textId="77777777" w:rsidR="00EB3300" w:rsidRDefault="00EB3300" w:rsidP="00EB3300">
      <w:pPr>
        <w:pStyle w:val="Heading2"/>
      </w:pPr>
      <w:bookmarkStart w:id="1996" w:name="_Toc72832483"/>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4DEF8B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2832484"/>
      <w:r>
        <w:t>6.2 Highly Parameterized Inversion</w:t>
      </w:r>
      <w:bookmarkEnd w:id="1997"/>
    </w:p>
    <w:p w14:paraId="3E9E1B02" w14:textId="6BAE0A3C" w:rsidR="00B43EDC" w:rsidRDefault="00A65AB4" w:rsidP="00A65AB4">
      <w:pPr>
        <w:pStyle w:val="Heading3"/>
      </w:pPr>
      <w:bookmarkStart w:id="1998" w:name="_Toc72832485"/>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proofErr w:type="gramStart"/>
      <w:r>
        <w:rPr>
          <w:lang w:val="en-AU"/>
        </w:rPr>
        <w:t>However</w:t>
      </w:r>
      <w:proofErr w:type="gramEnd"/>
      <w:r>
        <w:rPr>
          <w:lang w:val="en-AU"/>
        </w:rPr>
        <w:t xml:space="preserve">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lastRenderedPageBreak/>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lastRenderedPageBreak/>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proofErr w:type="gramStart"/>
      <w:r w:rsidR="00305D4F">
        <w:rPr>
          <w:lang w:val="en-AU"/>
        </w:rPr>
        <w:t>however</w:t>
      </w:r>
      <w:proofErr w:type="gramEnd"/>
      <w:r w:rsidR="00305D4F">
        <w:rPr>
          <w:lang w:val="en-AU"/>
        </w:rPr>
        <w:t xml:space="preserve">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2832486"/>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 xml:space="preserve">run, </w:t>
      </w:r>
      <w:r w:rsidR="008703EC">
        <w:rPr>
          <w:lang w:val="en-AU"/>
        </w:rPr>
        <w:lastRenderedPageBreak/>
        <w:t>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2832487"/>
      <w:r>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(i.e.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77777777" w:rsidR="005068AD" w:rsidRPr="00FE4430" w:rsidRDefault="004261F9" w:rsidP="005068AD">
      <w:pPr>
        <w:ind w:firstLine="720"/>
        <w:rPr>
          <w:lang w:val="en-AU"/>
        </w:rPr>
      </w:pPr>
      <w:r w:rsidRPr="009373F7">
        <w:rPr>
          <w:noProof/>
          <w:position w:val="-24"/>
          <w:lang w:val="en-AU"/>
        </w:rPr>
        <w:object w:dxaOrig="2240" w:dyaOrig="740" w14:anchorId="2AABB711">
          <v:shape id="_x0000_i1025" type="#_x0000_t75" alt="" style="width:111pt;height:39pt;mso-width-percent:0;mso-height-percent:0;mso-width-percent:0;mso-height-percent:0" o:ole="">
            <v:imagedata r:id="rId26" o:title=""/>
          </v:shape>
          <o:OLEObject Type="Embed" ProgID="Equation.3" ShapeID="_x0000_i1025" DrawAspect="Content" ObjectID="_1683522312" r:id="rId27"/>
        </w:object>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t>(</w:t>
      </w:r>
      <w:r w:rsidR="00AF5673">
        <w:rPr>
          <w:lang w:val="en-AU"/>
        </w:rPr>
        <w:t>6</w:t>
      </w:r>
      <w:r w:rsidR="005068AD">
        <w:rPr>
          <w:lang w:val="en-AU"/>
        </w:rPr>
        <w:t>.</w:t>
      </w:r>
      <w:r w:rsidR="00AF5673">
        <w:rPr>
          <w:lang w:val="en-AU"/>
        </w:rPr>
        <w:t>9</w:t>
      </w:r>
      <w:r w:rsidR="005068AD">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2832488"/>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lastRenderedPageBreak/>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2832489"/>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proofErr w:type="gramStart"/>
      <w:r w:rsidR="005E7736">
        <w:rPr>
          <w:lang w:val="en-AU"/>
        </w:rPr>
        <w:t>However</w:t>
      </w:r>
      <w:proofErr w:type="gramEnd"/>
      <w:r w:rsidR="005E7736">
        <w:rPr>
          <w:lang w:val="en-AU"/>
        </w:rPr>
        <w:t xml:space="preserve">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lastRenderedPageBreak/>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proofErr w:type="gramStart"/>
      <w:r w:rsidR="003D260A">
        <w:rPr>
          <w:lang w:val="en-AU"/>
        </w:rPr>
        <w:t>this matrices</w:t>
      </w:r>
      <w:proofErr w:type="gramEnd"/>
      <w:r w:rsidR="003D260A">
        <w:rPr>
          <w:lang w:val="en-AU"/>
        </w:rPr>
        <w:t xml:space="preserve">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8"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9"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w:t>
      </w:r>
      <w:r w:rsidR="008B2B4E">
        <w:lastRenderedPageBreak/>
        <w:t xml:space="preserve">“singular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proofErr w:type="gramStart"/>
      <w:r w:rsidR="00710F92">
        <w:t>However</w:t>
      </w:r>
      <w:proofErr w:type="gramEnd"/>
      <w:r w:rsidR="00710F92">
        <w:t xml:space="preserve">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2832490"/>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(i.e.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proofErr w:type="gramStart"/>
      <w:r w:rsidR="003A1210">
        <w:t>However</w:t>
      </w:r>
      <w:proofErr w:type="gramEnd"/>
      <w:r w:rsidR="003A1210">
        <w:t xml:space="preserve">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proofErr w:type="gramStart"/>
      <w:r w:rsidR="00B42426">
        <w:t>however</w:t>
      </w:r>
      <w:proofErr w:type="gramEnd"/>
      <w:r w:rsidR="00B42426">
        <w:t xml:space="preserve">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w:t>
      </w:r>
      <w:r>
        <w:lastRenderedPageBreak/>
        <w:t>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w:t>
      </w:r>
      <w:proofErr w:type="spellStart"/>
      <w:r>
        <w:t>nuber</w:t>
      </w:r>
      <w:proofErr w:type="spellEnd"/>
      <w:r>
        <w:t xml:space="preserve"> of super parameters to form </w:t>
      </w:r>
      <w:proofErr w:type="gramStart"/>
      <w:r>
        <w:t>is</w:t>
      </w:r>
      <w:proofErr w:type="gramEnd"/>
      <w:r>
        <w:t xml:space="preserve">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lastRenderedPageBreak/>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(i.e.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6E13FEDB" w:rsidR="009572B5" w:rsidRDefault="00C644E5" w:rsidP="005A2C8D">
      <w:r>
        <w:t xml:space="preserve">The </w:t>
      </w:r>
      <w:r w:rsidR="00B34EC4">
        <w:t xml:space="preserve">handling of </w:t>
      </w:r>
      <w:r>
        <w:t>Jacobian matrix files (i.e.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 xml:space="preserve">native (i.e.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2832491"/>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proofErr w:type="gramStart"/>
      <w:r w:rsidR="00300987">
        <w:t>However</w:t>
      </w:r>
      <w:proofErr w:type="gramEnd"/>
      <w:r w:rsidR="00300987">
        <w:t xml:space="preserve">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 xml:space="preserve">is the name of a Jacobian matrix (i.e. 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w:t>
      </w:r>
      <w:r w:rsidR="00CB147D">
        <w:lastRenderedPageBreak/>
        <w:t>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72832492"/>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proofErr w:type="spellStart"/>
      <w:r w:rsidR="00AC265A">
        <w:t>multi</w:t>
      </w:r>
      <w:r>
        <w:t>Gaussian</w:t>
      </w:r>
      <w:proofErr w:type="spellEnd"/>
      <w:r>
        <w:t xml:space="preserve">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proofErr w:type="gramStart"/>
      <w:r w:rsidR="00D654DB">
        <w:t>However</w:t>
      </w:r>
      <w:proofErr w:type="gramEnd"/>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 xml:space="preserve">assumes </w:t>
      </w:r>
      <w:r w:rsidR="00D654DB">
        <w:lastRenderedPageBreak/>
        <w:t>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(e.g.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27EDF57F"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w:t>
      </w:r>
      <w:r>
        <w:lastRenderedPageBreak/>
        <w:t>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(i.e. 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2832493"/>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w:t>
      </w:r>
      <w:r w:rsidR="00300987">
        <w:lastRenderedPageBreak/>
        <w:t>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proofErr w:type="gramStart"/>
      <w:r w:rsidR="00D52AA4">
        <w:t>However</w:t>
      </w:r>
      <w:proofErr w:type="gramEnd"/>
      <w:r w:rsidR="00D52AA4">
        <w:t xml:space="preserve">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2832494"/>
      <w:r>
        <w:t>6.2.10 Composite Parameter Sensitivities</w:t>
      </w:r>
      <w:bookmarkEnd w:id="2007"/>
    </w:p>
    <w:p w14:paraId="009FE334" w14:textId="503F0D08" w:rsidR="00CC28A5"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77777777" w:rsidR="00CC28A5" w:rsidRDefault="00CC28A5" w:rsidP="00CC28A5">
      <w:r>
        <w:tab/>
      </w:r>
      <m:oMath>
        <m:sSub>
          <m:sSubPr>
            <m:ctrlPr>
              <w:rPr>
                <w:rFonts w:ascii="Cambria Math" w:hAnsi="Cambria Math"/>
                <w:i/>
              </w:rPr>
            </m:ctrlPr>
          </m:sSubPr>
          <m:e>
            <m:r>
              <w:rPr>
                <w:rFonts w:ascii="Cambria Math" w:hAnsi="Cambria Math"/>
              </w:rPr>
              <m:t>csp</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J</m:t>
                        </m:r>
                      </m:e>
                      <m:sup>
                        <m:r>
                          <m:rPr>
                            <m:sty m:val="p"/>
                          </m:rPr>
                          <w:rPr>
                            <w:rFonts w:ascii="Cambria Math" w:hAnsi="Cambria Math"/>
                          </w:rPr>
                          <m:t>t</m:t>
                        </m:r>
                      </m:sup>
                    </m:sSup>
                    <m:r>
                      <m:rPr>
                        <m:sty m:val="b"/>
                      </m:rPr>
                      <w:rPr>
                        <w:rFonts w:ascii="Cambria Math" w:hAnsi="Cambria Math"/>
                      </w:rPr>
                      <m:t>QJ</m:t>
                    </m:r>
                  </m:e>
                </m:d>
              </m:e>
              <m:sub>
                <m:r>
                  <w:rPr>
                    <w:rFonts w:ascii="Cambria Math" w:hAnsi="Cambria Math"/>
                  </w:rPr>
                  <m:t>ii</m:t>
                </m:r>
              </m:sub>
              <m:sup>
                <m:r>
                  <w:rPr>
                    <w:rFonts w:ascii="Cambria Math" w:hAnsi="Cambria Math"/>
                  </w:rPr>
                  <m:t>½</m:t>
                </m:r>
              </m:sup>
            </m:sSubSup>
          </m:num>
          <m:den>
            <m:r>
              <w:rPr>
                <w:rFonts w:ascii="Cambria Math" w:hAnsi="Cambria Math"/>
              </w:rPr>
              <m:t>n</m:t>
            </m:r>
          </m:den>
        </m:f>
        <m:r>
          <w:rPr>
            <w:rFonts w:ascii="Cambria Math" w:hAnsi="Cambria Math"/>
          </w:rPr>
          <m:t xml:space="preserve">  </m:t>
        </m:r>
      </m:oMath>
      <w:r>
        <w:t xml:space="preserve">        </w:t>
      </w:r>
      <w:r>
        <w:tab/>
      </w:r>
      <w:r>
        <w:tab/>
      </w:r>
      <w:r>
        <w:tab/>
      </w:r>
      <w:r>
        <w:tab/>
      </w:r>
      <w:r>
        <w:tab/>
      </w:r>
      <w:r>
        <w:tab/>
      </w:r>
      <w:r>
        <w:tab/>
      </w:r>
      <w:r>
        <w:tab/>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2832495"/>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proofErr w:type="gramStart"/>
      <w:r w:rsidR="007D30BF">
        <w:t>however</w:t>
      </w:r>
      <w:proofErr w:type="gramEnd"/>
      <w:r w:rsidR="007D30BF">
        <w:t xml:space="preserve"> 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2832496"/>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lastRenderedPageBreak/>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2832497"/>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lastRenderedPageBreak/>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 xml:space="preserve">(i.e.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2832498"/>
      <w:r>
        <w:t>6.3 Differential Evolution</w:t>
      </w:r>
      <w:bookmarkEnd w:id="2011"/>
    </w:p>
    <w:p w14:paraId="5E75F23C" w14:textId="05DA30CA" w:rsidR="00624ECE" w:rsidRDefault="00624ECE" w:rsidP="00624ECE">
      <w:pPr>
        <w:pStyle w:val="Heading3"/>
      </w:pPr>
      <w:bookmarkStart w:id="2012" w:name="_Toc72832499"/>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w:t>
      </w:r>
      <w:r w:rsidR="006F0BFE">
        <w:rPr>
          <w:lang w:val="en-AU"/>
        </w:rPr>
        <w:lastRenderedPageBreak/>
        <w:t>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xml:space="preserve">. </w:t>
      </w:r>
      <w:proofErr w:type="gramStart"/>
      <w:r w:rsidR="004F0943">
        <w:rPr>
          <w:lang w:val="en-AU"/>
        </w:rPr>
        <w:t>However</w:t>
      </w:r>
      <w:proofErr w:type="gramEnd"/>
      <w:r w:rsidR="004F0943">
        <w:rPr>
          <w:lang w:val="en-AU"/>
        </w:rPr>
        <w:t xml:space="preserve"> they do possess some attractive features. Chief among the</w:t>
      </w:r>
      <w:r w:rsidR="00C71460">
        <w:rPr>
          <w:lang w:val="en-AU"/>
        </w:rPr>
        <w:t>m</w:t>
      </w:r>
      <w:r w:rsidR="004F0943">
        <w:rPr>
          <w:lang w:val="en-AU"/>
        </w:rPr>
        <w:t xml:space="preserve"> are</w:t>
      </w:r>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 xml:space="preserve">a than are gradient </w:t>
      </w:r>
      <w:proofErr w:type="gramStart"/>
      <w:r>
        <w:rPr>
          <w:lang w:val="en-AU"/>
        </w:rPr>
        <w:t>methods</w:t>
      </w:r>
      <w:r w:rsidR="00FD2CE7">
        <w:rPr>
          <w:lang w:val="en-AU"/>
        </w:rPr>
        <w:t>;</w:t>
      </w:r>
      <w:proofErr w:type="gramEnd"/>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methods.</w:t>
      </w:r>
    </w:p>
    <w:p w14:paraId="0A473793" w14:textId="77777777" w:rsidR="00260CCD" w:rsidRDefault="00260CCD" w:rsidP="00260CCD">
      <w:pPr>
        <w:pStyle w:val="Heading3"/>
      </w:pPr>
      <w:bookmarkStart w:id="2013" w:name="_Toc72832500"/>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 xml:space="preserve">population based stochastic optimization technique developed by Ken Price and Rainer </w:t>
      </w:r>
      <w:proofErr w:type="spellStart"/>
      <w:r w:rsidRPr="009C34DC">
        <w:rPr>
          <w:szCs w:val="24"/>
        </w:rPr>
        <w:t>Storn</w:t>
      </w:r>
      <w:proofErr w:type="spellEnd"/>
      <w:r>
        <w:rPr>
          <w:szCs w:val="24"/>
        </w:rPr>
        <w:t xml:space="preserve">. It is described </w:t>
      </w:r>
      <w:r w:rsidR="006F0BFE">
        <w:rPr>
          <w:szCs w:val="24"/>
        </w:rPr>
        <w:t>by</w:t>
      </w:r>
      <w:r>
        <w:rPr>
          <w:szCs w:val="24"/>
        </w:rPr>
        <w:t xml:space="preserve"> </w:t>
      </w:r>
      <w:proofErr w:type="spellStart"/>
      <w:r>
        <w:rPr>
          <w:szCs w:val="24"/>
        </w:rPr>
        <w:t>Storn</w:t>
      </w:r>
      <w:proofErr w:type="spellEnd"/>
      <w:r>
        <w:rPr>
          <w:szCs w:val="24"/>
        </w:rPr>
        <w:t xml:space="preserve">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4261F9" w:rsidP="00260CCD">
      <w:pPr>
        <w:rPr>
          <w:szCs w:val="24"/>
        </w:rPr>
      </w:pPr>
      <w:hyperlink r:id="rId30"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w:t>
      </w:r>
      <w:proofErr w:type="gramStart"/>
      <w:r w:rsidRPr="0080628B">
        <w:rPr>
          <w:szCs w:val="24"/>
        </w:rPr>
        <w:t>functions</w:t>
      </w:r>
      <w:r>
        <w:rPr>
          <w:szCs w:val="24"/>
        </w:rPr>
        <w:t>;</w:t>
      </w:r>
      <w:proofErr w:type="gramEnd"/>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 xml:space="preserve">It is easily </w:t>
      </w:r>
      <w:proofErr w:type="gramStart"/>
      <w:r>
        <w:rPr>
          <w:szCs w:val="24"/>
        </w:rPr>
        <w:t>p</w:t>
      </w:r>
      <w:r w:rsidRPr="0080628B">
        <w:rPr>
          <w:szCs w:val="24"/>
        </w:rPr>
        <w:t>arallelizable</w:t>
      </w:r>
      <w:r>
        <w:rPr>
          <w:szCs w:val="24"/>
        </w:rPr>
        <w:t>;</w:t>
      </w:r>
      <w:proofErr w:type="gramEnd"/>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w:t>
      </w:r>
      <w:proofErr w:type="gramStart"/>
      <w:r w:rsidRPr="0080628B">
        <w:rPr>
          <w:szCs w:val="24"/>
        </w:rPr>
        <w:t>variables</w:t>
      </w:r>
      <w:r>
        <w:rPr>
          <w:szCs w:val="24"/>
        </w:rPr>
        <w:t>;</w:t>
      </w:r>
      <w:proofErr w:type="gramEnd"/>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(i.e.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(i.e.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w:t>
      </w:r>
      <w:r w:rsidR="00D1264C">
        <w:rPr>
          <w:szCs w:val="24"/>
        </w:rPr>
        <w:lastRenderedPageBreak/>
        <w:t>are:</w:t>
      </w:r>
    </w:p>
    <w:p w14:paraId="5D2278FF" w14:textId="77777777" w:rsidR="00260CCD" w:rsidRDefault="00D1264C" w:rsidP="0082493A">
      <w:pPr>
        <w:pStyle w:val="ListParagraph"/>
        <w:numPr>
          <w:ilvl w:val="0"/>
          <w:numId w:val="14"/>
        </w:numPr>
        <w:rPr>
          <w:szCs w:val="24"/>
        </w:rPr>
      </w:pPr>
      <w:proofErr w:type="gramStart"/>
      <w:r>
        <w:rPr>
          <w:szCs w:val="24"/>
        </w:rPr>
        <w:t>initialization;</w:t>
      </w:r>
      <w:proofErr w:type="gramEnd"/>
    </w:p>
    <w:p w14:paraId="0E88B01F" w14:textId="77777777" w:rsidR="00D1264C" w:rsidRDefault="00D1264C" w:rsidP="0082493A">
      <w:pPr>
        <w:pStyle w:val="ListParagraph"/>
        <w:numPr>
          <w:ilvl w:val="0"/>
          <w:numId w:val="14"/>
        </w:numPr>
        <w:rPr>
          <w:szCs w:val="24"/>
        </w:rPr>
      </w:pPr>
      <w:proofErr w:type="gramStart"/>
      <w:r>
        <w:rPr>
          <w:szCs w:val="24"/>
        </w:rPr>
        <w:t>mutation;</w:t>
      </w:r>
      <w:proofErr w:type="gramEnd"/>
    </w:p>
    <w:p w14:paraId="2CD954CD" w14:textId="77777777" w:rsidR="00D1264C" w:rsidRDefault="00D1264C" w:rsidP="0082493A">
      <w:pPr>
        <w:pStyle w:val="ListParagraph"/>
        <w:numPr>
          <w:ilvl w:val="0"/>
          <w:numId w:val="14"/>
        </w:numPr>
        <w:rPr>
          <w:szCs w:val="24"/>
        </w:rPr>
      </w:pPr>
      <w:proofErr w:type="gramStart"/>
      <w:r>
        <w:rPr>
          <w:szCs w:val="24"/>
        </w:rPr>
        <w:t>crossover;</w:t>
      </w:r>
      <w:proofErr w:type="gramEnd"/>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(i.e.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w:t>
      </w:r>
      <w:proofErr w:type="spellStart"/>
      <w:r w:rsidR="003763FF">
        <w:rPr>
          <w:szCs w:val="24"/>
        </w:rPr>
        <w:t>multiGaussian</w:t>
      </w:r>
      <w:proofErr w:type="spellEnd"/>
      <w:r w:rsidR="003763FF">
        <w:rPr>
          <w:szCs w:val="24"/>
        </w:rPr>
        <w:t xml:space="preserve">,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w:t>
      </w:r>
      <w:proofErr w:type="gramStart"/>
      <w:r>
        <w:rPr>
          <w:szCs w:val="24"/>
        </w:rPr>
        <w:t>parameter</w:t>
      </w:r>
      <w:proofErr w:type="gramEnd"/>
      <w:r>
        <w:rPr>
          <w:szCs w:val="24"/>
        </w:rPr>
        <w:t xml:space="preserve">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i.e.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(i.e.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(i.e.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proofErr w:type="gramStart"/>
      <w:r w:rsidR="00DE6523">
        <w:t>randomly-selected</w:t>
      </w:r>
      <w:proofErr w:type="gramEnd"/>
      <w:r w:rsidR="00DE6523">
        <w:t xml:space="preserve">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proofErr w:type="gramStart"/>
      <w:r w:rsidRPr="009F1E49">
        <w:rPr>
          <w:i/>
        </w:rPr>
        <w:t>F</w:t>
      </w:r>
      <w:r>
        <w:t>(</w:t>
      </w:r>
      <w:proofErr w:type="gramEnd"/>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(i.e.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proofErr w:type="spellStart"/>
      <w:r w:rsidRPr="00002751">
        <w:rPr>
          <w:b/>
        </w:rPr>
        <w:t>u</w:t>
      </w:r>
      <w:r w:rsidRPr="00002751">
        <w:rPr>
          <w:i/>
          <w:vertAlign w:val="subscript"/>
        </w:rPr>
        <w:t>i</w:t>
      </w:r>
      <w:proofErr w:type="spellEnd"/>
      <w:r w:rsidR="00DE6523" w:rsidRPr="00DE6523">
        <w:t>,</w:t>
      </w:r>
      <w:r>
        <w:t xml:space="preserve"> is now calculated. At least one element of </w:t>
      </w:r>
      <w:r w:rsidRPr="00002751">
        <w:rPr>
          <w:b/>
        </w:rPr>
        <w:t>v</w:t>
      </w:r>
      <w:r w:rsidRPr="00002751">
        <w:rPr>
          <w:i/>
          <w:vertAlign w:val="subscript"/>
        </w:rPr>
        <w:t>i</w:t>
      </w:r>
      <w:r>
        <w:t xml:space="preserve"> must feature </w:t>
      </w:r>
      <w:r>
        <w:lastRenderedPageBreak/>
        <w:t xml:space="preserve">in </w:t>
      </w:r>
      <w:proofErr w:type="spellStart"/>
      <w:r w:rsidRPr="00002751">
        <w:rPr>
          <w:b/>
        </w:rPr>
        <w:t>u</w:t>
      </w:r>
      <w:r w:rsidRPr="00002751">
        <w:rPr>
          <w:i/>
          <w:vertAlign w:val="subscript"/>
        </w:rPr>
        <w:t>i</w:t>
      </w:r>
      <w:proofErr w:type="spellEnd"/>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proofErr w:type="spellStart"/>
      <w:r w:rsidR="0019611F" w:rsidRPr="0019611F">
        <w:rPr>
          <w:i/>
        </w:rPr>
        <w:t>j</w:t>
      </w:r>
      <w:r w:rsidR="0019611F" w:rsidRPr="00DE6523">
        <w:rPr>
          <w:vertAlign w:val="superscript"/>
        </w:rPr>
        <w:t>th</w:t>
      </w:r>
      <w:proofErr w:type="spellEnd"/>
      <w:r w:rsidR="0019611F">
        <w:t xml:space="preserve"> element of </w:t>
      </w:r>
      <w:proofErr w:type="spellStart"/>
      <w:r w:rsidR="0019611F" w:rsidRPr="0019611F">
        <w:rPr>
          <w:b/>
        </w:rPr>
        <w:t>u</w:t>
      </w:r>
      <w:r w:rsidR="0019611F" w:rsidRPr="0019611F">
        <w:rPr>
          <w:i/>
          <w:vertAlign w:val="subscript"/>
        </w:rPr>
        <w:t>i</w:t>
      </w:r>
      <w:proofErr w:type="spellEnd"/>
      <w:r w:rsidR="0019611F">
        <w:t xml:space="preserve"> (i.e. </w:t>
      </w:r>
      <w:proofErr w:type="spellStart"/>
      <w:r w:rsidR="0019611F" w:rsidRPr="0019611F">
        <w:rPr>
          <w:b/>
        </w:rPr>
        <w:t>u</w:t>
      </w:r>
      <w:r w:rsidR="0019611F" w:rsidRPr="0019611F">
        <w:rPr>
          <w:i/>
          <w:vertAlign w:val="subscript"/>
        </w:rPr>
        <w:t>ij</w:t>
      </w:r>
      <w:proofErr w:type="spellEnd"/>
      <w:r w:rsidR="0019611F">
        <w:t xml:space="preserve">) is equated to the </w:t>
      </w:r>
      <w:proofErr w:type="spellStart"/>
      <w:r w:rsidR="0019611F" w:rsidRPr="00DE6523">
        <w:rPr>
          <w:i/>
        </w:rPr>
        <w:t>j</w:t>
      </w:r>
      <w:r w:rsidR="0019611F" w:rsidRPr="00DE6523">
        <w:rPr>
          <w:vertAlign w:val="superscript"/>
        </w:rPr>
        <w:t>th</w:t>
      </w:r>
      <w:proofErr w:type="spellEnd"/>
      <w:r w:rsidR="0019611F">
        <w:t xml:space="preserve"> element of </w:t>
      </w:r>
      <w:r w:rsidR="0019611F" w:rsidRPr="0019611F">
        <w:rPr>
          <w:b/>
        </w:rPr>
        <w:t>v</w:t>
      </w:r>
      <w:r w:rsidR="0019611F" w:rsidRPr="0019611F">
        <w:rPr>
          <w:i/>
          <w:vertAlign w:val="subscript"/>
        </w:rPr>
        <w:t>i</w:t>
      </w:r>
      <w:r w:rsidR="0019611F">
        <w:t xml:space="preserve"> (i.e. </w:t>
      </w:r>
      <w:proofErr w:type="spellStart"/>
      <w:r w:rsidR="0019611F" w:rsidRPr="0019611F">
        <w:rPr>
          <w:b/>
        </w:rPr>
        <w:t>v</w:t>
      </w:r>
      <w:r w:rsidR="0019611F" w:rsidRPr="0019611F">
        <w:rPr>
          <w:i/>
          <w:vertAlign w:val="subscript"/>
        </w:rPr>
        <w:t>ij</w:t>
      </w:r>
      <w:proofErr w:type="spellEnd"/>
      <w:r w:rsidR="0019611F">
        <w:t xml:space="preserve">). Otherwise it is </w:t>
      </w:r>
      <w:r w:rsidR="00DE6523">
        <w:t xml:space="preserve">assigned </w:t>
      </w:r>
      <w:r w:rsidR="0019611F">
        <w:t xml:space="preserve">the </w:t>
      </w:r>
      <w:proofErr w:type="spellStart"/>
      <w:r w:rsidR="0019611F" w:rsidRPr="0019611F">
        <w:rPr>
          <w:i/>
        </w:rPr>
        <w:t>j</w:t>
      </w:r>
      <w:r w:rsidR="0019611F" w:rsidRPr="00DE6523">
        <w:rPr>
          <w:vertAlign w:val="superscript"/>
        </w:rPr>
        <w:t>th</w:t>
      </w:r>
      <w:proofErr w:type="spellEnd"/>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w:t>
      </w:r>
      <w:proofErr w:type="gramStart"/>
      <w:r w:rsidR="0019611F">
        <w:t>Obviously</w:t>
      </w:r>
      <w:proofErr w:type="gramEnd"/>
      <w:r w:rsidR="0019611F">
        <w:t xml:space="preserve">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proofErr w:type="spellStart"/>
      <w:r w:rsidR="00F11863" w:rsidRPr="00F11863">
        <w:rPr>
          <w:b/>
        </w:rPr>
        <w:t>u</w:t>
      </w:r>
      <w:r w:rsidR="00F11863" w:rsidRPr="00F11863">
        <w:rPr>
          <w:i/>
          <w:vertAlign w:val="subscript"/>
        </w:rPr>
        <w:t>i</w:t>
      </w:r>
      <w:proofErr w:type="spellEnd"/>
      <w:r w:rsidR="00F11863">
        <w:t xml:space="preserve"> (i.e. a particular element of </w:t>
      </w:r>
      <w:proofErr w:type="spellStart"/>
      <w:r w:rsidR="00F11863" w:rsidRPr="00F11863">
        <w:rPr>
          <w:b/>
        </w:rPr>
        <w:t>u</w:t>
      </w:r>
      <w:r w:rsidR="00F11863" w:rsidRPr="00F11863">
        <w:rPr>
          <w:i/>
          <w:vertAlign w:val="subscript"/>
        </w:rPr>
        <w:t>i</w:t>
      </w:r>
      <w:proofErr w:type="spellEnd"/>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t>Selection</w:t>
      </w:r>
    </w:p>
    <w:p w14:paraId="01C97191" w14:textId="77777777" w:rsidR="005D5474" w:rsidRDefault="0019611F" w:rsidP="0019611F">
      <w:r>
        <w:t xml:space="preserve">The model is now run using the parameter set </w:t>
      </w:r>
      <w:proofErr w:type="spellStart"/>
      <w:r w:rsidRPr="0019611F">
        <w:rPr>
          <w:b/>
        </w:rPr>
        <w:t>u</w:t>
      </w:r>
      <w:r w:rsidRPr="0019611F">
        <w:rPr>
          <w:i/>
          <w:vertAlign w:val="subscript"/>
        </w:rPr>
        <w:t>i</w:t>
      </w:r>
      <w:proofErr w:type="spellEnd"/>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proofErr w:type="spellStart"/>
      <w:r w:rsidRPr="005D5474">
        <w:rPr>
          <w:b/>
        </w:rPr>
        <w:t>u</w:t>
      </w:r>
      <w:r w:rsidRPr="005D5474">
        <w:rPr>
          <w:i/>
          <w:vertAlign w:val="subscript"/>
        </w:rPr>
        <w:t>i</w:t>
      </w:r>
      <w:proofErr w:type="spellEnd"/>
      <w:r>
        <w:t xml:space="preserve"> in the next generation of parameter sets.</w:t>
      </w:r>
      <w:r w:rsidR="005D5474">
        <w:t xml:space="preserve"> Otherwise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proofErr w:type="spellStart"/>
      <w:r w:rsidRPr="005D5474">
        <w:rPr>
          <w:i/>
        </w:rPr>
        <w:t>i</w:t>
      </w:r>
      <w:proofErr w:type="spellEnd"/>
      <w:r>
        <w:t xml:space="preserve"> in the range 1 to </w:t>
      </w:r>
      <w:r w:rsidRPr="00DF6607">
        <w:rPr>
          <w:i/>
        </w:rPr>
        <w:t>NP</w:t>
      </w:r>
      <w:r>
        <w:t>.</w:t>
      </w:r>
    </w:p>
    <w:p w14:paraId="0020A8A0" w14:textId="77777777" w:rsidR="00F626B8" w:rsidRDefault="00F626B8" w:rsidP="00F626B8">
      <w:pPr>
        <w:pStyle w:val="Heading3"/>
      </w:pPr>
      <w:bookmarkStart w:id="2014" w:name="_Toc72832501"/>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proofErr w:type="spellStart"/>
      <w:r w:rsidR="00F626B8">
        <w:rPr>
          <w:i/>
        </w:rPr>
        <w:t>global_opt</w:t>
      </w:r>
      <w:proofErr w:type="spellEnd"/>
      <w:r w:rsidR="00F626B8">
        <w:rPr>
          <w:i/>
        </w:rPr>
        <w: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w:t>
      </w:r>
      <w:proofErr w:type="spellStart"/>
      <w:r w:rsidR="00F626B8">
        <w:t>global_opt</w:t>
      </w:r>
      <w:proofErr w:type="spellEnd"/>
      <w:r w:rsidR="00F626B8">
        <w: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proofErr w:type="spellStart"/>
      <w:r>
        <w:rPr>
          <w:i/>
        </w:rPr>
        <w:t>de_pop_</w:t>
      </w:r>
      <w:proofErr w:type="gramStart"/>
      <w:r>
        <w:rPr>
          <w:i/>
        </w:rPr>
        <w:t>size</w:t>
      </w:r>
      <w:proofErr w:type="spellEnd"/>
      <w:r>
        <w:rPr>
          <w:i/>
        </w:rPr>
        <w:t>(</w:t>
      </w:r>
      <w:proofErr w:type="gramEnd"/>
      <w:r>
        <w:rPr>
          <w:i/>
        </w:rPr>
        <w:t>)</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w:t>
      </w:r>
      <w:proofErr w:type="gramStart"/>
      <w:r w:rsidR="00F11863">
        <w:t>However</w:t>
      </w:r>
      <w:proofErr w:type="gramEnd"/>
      <w:r w:rsidR="00F11863">
        <w:t xml:space="preserve">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proofErr w:type="spellStart"/>
      <w:r w:rsidRPr="006C65AE">
        <w:rPr>
          <w:i/>
        </w:rPr>
        <w:t>de_</w:t>
      </w:r>
      <w:proofErr w:type="gramStart"/>
      <w:r w:rsidRPr="006C65AE">
        <w:rPr>
          <w:i/>
        </w:rPr>
        <w:t>f</w:t>
      </w:r>
      <w:proofErr w:type="spellEnd"/>
      <w:r w:rsidRPr="006C65AE">
        <w:rPr>
          <w:i/>
        </w:rPr>
        <w:t>(</w:t>
      </w:r>
      <w:proofErr w:type="gramEnd"/>
      <w:r w:rsidRPr="006C65AE">
        <w:rPr>
          <w:i/>
        </w:rPr>
        <w:t>)</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proofErr w:type="spellStart"/>
      <w:r w:rsidR="00486345">
        <w:rPr>
          <w:i/>
        </w:rPr>
        <w:t>de_dither_</w:t>
      </w:r>
      <w:proofErr w:type="gramStart"/>
      <w:r w:rsidR="00486345">
        <w:rPr>
          <w:i/>
        </w:rPr>
        <w:t>f</w:t>
      </w:r>
      <w:proofErr w:type="spellEnd"/>
      <w:r w:rsidR="00486345">
        <w:rPr>
          <w:i/>
        </w:rPr>
        <w:t>(</w:t>
      </w:r>
      <w:proofErr w:type="gramEnd"/>
      <w:r w:rsidR="00486345">
        <w:rPr>
          <w:i/>
        </w:rPr>
        <w:t>)</w:t>
      </w:r>
      <w:r w:rsidR="00486345">
        <w:t xml:space="preserve"> </w:t>
      </w:r>
      <w:r w:rsidR="00C14523">
        <w:t>control variable</w:t>
      </w:r>
      <w:r w:rsidR="006C65AE">
        <w:t xml:space="preserve">. The value </w:t>
      </w:r>
      <w:r w:rsidR="00C14523">
        <w:t>of</w:t>
      </w:r>
      <w:r w:rsidR="006C65AE">
        <w:t xml:space="preserve"> </w:t>
      </w:r>
      <w:proofErr w:type="spellStart"/>
      <w:r w:rsidR="006C65AE">
        <w:rPr>
          <w:i/>
        </w:rPr>
        <w:t>de_dither_</w:t>
      </w:r>
      <w:proofErr w:type="gramStart"/>
      <w:r w:rsidR="006C65AE">
        <w:rPr>
          <w:i/>
        </w:rPr>
        <w:t>f</w:t>
      </w:r>
      <w:proofErr w:type="spellEnd"/>
      <w:r w:rsidR="006C65AE">
        <w:rPr>
          <w:i/>
        </w:rPr>
        <w:t>(</w:t>
      </w:r>
      <w:proofErr w:type="gramEnd"/>
      <w:r w:rsidR="006C65AE">
        <w:rPr>
          <w:i/>
        </w:rPr>
        <w:t>)</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w:t>
      </w:r>
      <w:proofErr w:type="spellStart"/>
      <w:r w:rsidR="006C65AE">
        <w:t>de_dither_f</w:t>
      </w:r>
      <w:proofErr w:type="spellEnd"/>
      <w:r w:rsidR="006C65AE">
        <w:t>(true)” or “</w:t>
      </w:r>
      <w:proofErr w:type="spellStart"/>
      <w:r w:rsidR="006C65AE">
        <w:t>de_dither_f</w:t>
      </w:r>
      <w:proofErr w:type="spellEnd"/>
      <w:r w:rsidR="006C65AE">
        <w:t>(false)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proofErr w:type="spellStart"/>
      <w:r>
        <w:rPr>
          <w:i/>
        </w:rPr>
        <w:t>de_</w:t>
      </w:r>
      <w:proofErr w:type="gramStart"/>
      <w:r>
        <w:rPr>
          <w:i/>
        </w:rPr>
        <w:t>cr</w:t>
      </w:r>
      <w:proofErr w:type="spellEnd"/>
      <w:r>
        <w:rPr>
          <w:i/>
        </w:rPr>
        <w:t>(</w:t>
      </w:r>
      <w:proofErr w:type="gramEnd"/>
      <w:r>
        <w:rPr>
          <w:i/>
        </w:rPr>
        <w:t>)</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proofErr w:type="spellStart"/>
      <w:r>
        <w:rPr>
          <w:i/>
        </w:rPr>
        <w:t>de_max_</w:t>
      </w:r>
      <w:proofErr w:type="gramStart"/>
      <w:r>
        <w:rPr>
          <w:i/>
        </w:rPr>
        <w:t>gen</w:t>
      </w:r>
      <w:proofErr w:type="spellEnd"/>
      <w:r>
        <w:rPr>
          <w:i/>
        </w:rPr>
        <w:t>(</w:t>
      </w:r>
      <w:proofErr w:type="gramEnd"/>
      <w:r>
        <w:rPr>
          <w:i/>
        </w:rPr>
        <w:t>)</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2832502"/>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2832503"/>
      <w:r>
        <w:lastRenderedPageBreak/>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2832504"/>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2832505"/>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283250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proofErr w:type="spellStart"/>
      <w:r w:rsidR="00573C9A">
        <w:rPr>
          <w:i/>
          <w:lang w:val="en-AU"/>
        </w:rPr>
        <w:t>global_</w:t>
      </w:r>
      <w:proofErr w:type="gramStart"/>
      <w:r w:rsidR="00573C9A">
        <w:rPr>
          <w:i/>
          <w:lang w:val="en-AU"/>
        </w:rPr>
        <w:t>opt</w:t>
      </w:r>
      <w:proofErr w:type="spellEnd"/>
      <w:r w:rsidR="00573C9A">
        <w:rPr>
          <w:i/>
          <w:lang w:val="en-AU"/>
        </w:rPr>
        <w:t>(</w:t>
      </w:r>
      <w:proofErr w:type="gramEnd"/>
      <w:r w:rsidR="00573C9A">
        <w:rPr>
          <w:i/>
          <w:lang w:val="en-AU"/>
        </w:rPr>
        <w: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w:t>
      </w:r>
      <w:proofErr w:type="gramStart"/>
      <w:r w:rsidR="00573C9A">
        <w:rPr>
          <w:lang w:val="en-AU"/>
        </w:rPr>
        <w:t>However</w:t>
      </w:r>
      <w:proofErr w:type="gramEnd"/>
      <w:r w:rsidR="00573C9A">
        <w:rPr>
          <w:lang w:val="en-AU"/>
        </w:rPr>
        <w:t xml:space="preserve">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proofErr w:type="spellStart"/>
      <w:r>
        <w:rPr>
          <w:i/>
          <w:lang w:val="en-AU"/>
        </w:rPr>
        <w:t>global_</w:t>
      </w:r>
      <w:proofErr w:type="gramStart"/>
      <w:r>
        <w:rPr>
          <w:i/>
          <w:lang w:val="en-AU"/>
        </w:rPr>
        <w:t>opt</w:t>
      </w:r>
      <w:proofErr w:type="spellEnd"/>
      <w:r>
        <w:rPr>
          <w:i/>
          <w:lang w:val="en-AU"/>
        </w:rPr>
        <w:t>(</w:t>
      </w:r>
      <w:proofErr w:type="gramEnd"/>
      <w:r>
        <w:rPr>
          <w:i/>
          <w:lang w:val="en-AU"/>
        </w:rPr>
        <w: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w:t>
      </w:r>
      <w:proofErr w:type="gramStart"/>
      <w:r>
        <w:t>line</w:t>
      </w:r>
      <w:proofErr w:type="gramEnd"/>
      <w:r>
        <w:t xml:space="preserv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lastRenderedPageBreak/>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2832507"/>
      <w:r>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proofErr w:type="gramStart"/>
            <w:r w:rsidRPr="00C40A21">
              <w:rPr>
                <w:rFonts w:ascii="Calibri" w:hAnsi="Calibri" w:cs="Calibri"/>
                <w:sz w:val="18"/>
                <w:szCs w:val="18"/>
                <w:lang w:val="en-AU"/>
              </w:rPr>
              <w:t>however</w:t>
            </w:r>
            <w:proofErr w:type="gramEnd"/>
            <w:r w:rsidRPr="00C40A21">
              <w:rPr>
                <w:rFonts w:ascii="Calibri" w:hAnsi="Calibri" w:cs="Calibri"/>
                <w:sz w:val="18"/>
                <w:szCs w:val="18"/>
                <w:lang w:val="en-AU"/>
              </w:rPr>
              <w:t xml:space="preserve">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proofErr w:type="gramStart"/>
            <w:r w:rsidRPr="00C40A21">
              <w:rPr>
                <w:rFonts w:ascii="Calibri" w:hAnsi="Calibri" w:cs="Calibri"/>
                <w:sz w:val="18"/>
                <w:szCs w:val="18"/>
                <w:lang w:val="en-AU"/>
              </w:rPr>
              <w:t>are  “</w:t>
            </w:r>
            <w:proofErr w:type="gramEnd"/>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roofErr w:type="gramStart"/>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proofErr w:type="gramStart"/>
            <w:r>
              <w:rPr>
                <w:rFonts w:ascii="Calibri" w:hAnsi="Calibri" w:cs="Calibri"/>
                <w:sz w:val="18"/>
                <w:szCs w:val="18"/>
              </w:rPr>
              <w:t>however</w:t>
            </w:r>
            <w:proofErr w:type="gramEnd"/>
            <w:r>
              <w:rPr>
                <w:rFonts w:ascii="Calibri" w:hAnsi="Calibri" w:cs="Calibri"/>
                <w:sz w:val="18"/>
                <w:szCs w:val="18"/>
              </w:rPr>
              <w:t xml:space="preserve">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global_opt</w:t>
            </w:r>
            <w:proofErr w:type="spellEnd"/>
            <w:r w:rsidRPr="00C40A21">
              <w:rPr>
                <w:rFonts w:ascii="Calibri" w:hAnsi="Calibri" w:cs="Calibri"/>
                <w:i/>
                <w:sz w:val="18"/>
                <w:szCs w:val="18"/>
                <w:lang w:val="en-AU"/>
              </w:rPr>
              <w: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de_pop_</w:t>
            </w:r>
            <w:proofErr w:type="gramStart"/>
            <w:r w:rsidRPr="00C40A21">
              <w:rPr>
                <w:rFonts w:ascii="Calibri" w:hAnsi="Calibri" w:cs="Calibri"/>
                <w:i/>
                <w:sz w:val="18"/>
                <w:szCs w:val="18"/>
                <w:lang w:val="en-AU"/>
              </w:rPr>
              <w:t>size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de_max_</w:t>
            </w:r>
            <w:proofErr w:type="gramStart"/>
            <w:r w:rsidRPr="00C40A21">
              <w:rPr>
                <w:rFonts w:ascii="Calibri" w:hAnsi="Calibri" w:cs="Calibri"/>
                <w:i/>
                <w:sz w:val="18"/>
                <w:szCs w:val="18"/>
                <w:lang w:val="en-AU"/>
              </w:rPr>
              <w:t>gen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de_dither_f</w:t>
            </w:r>
            <w:proofErr w:type="spellEnd"/>
            <w:r w:rsidRPr="00C40A21">
              <w:rPr>
                <w:rFonts w:ascii="Calibri" w:hAnsi="Calibri" w:cs="Calibri"/>
                <w:i/>
                <w:sz w:val="18"/>
                <w:szCs w:val="18"/>
                <w:lang w:val="en-AU"/>
              </w:rPr>
              <w:t>(true)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f</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cr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proofErr w:type="spellStart"/>
            <w:r>
              <w:rPr>
                <w:rFonts w:ascii="Arial" w:hAnsi="Arial" w:cs="Arial"/>
                <w:i/>
                <w:sz w:val="18"/>
              </w:rPr>
              <w:t>glm_rebase_super</w:t>
            </w:r>
            <w:proofErr w:type="spellEnd"/>
          </w:p>
        </w:tc>
        <w:tc>
          <w:tcPr>
            <w:tcW w:w="1255" w:type="dxa"/>
            <w:shd w:val="clear" w:color="auto" w:fill="auto"/>
          </w:tcPr>
          <w:p w14:paraId="5964EA1C" w14:textId="630B351D" w:rsidR="00C56EF3" w:rsidRPr="00C40A21" w:rsidRDefault="00C56EF3" w:rsidP="002D09A2">
            <w:pPr>
              <w:rPr>
                <w:rFonts w:ascii="Arial" w:hAnsi="Arial" w:cs="Arial"/>
                <w:sz w:val="18"/>
              </w:rPr>
            </w:pPr>
            <w:proofErr w:type="spellStart"/>
            <w:r>
              <w:rPr>
                <w:rFonts w:ascii="Arial" w:hAnsi="Arial" w:cs="Arial"/>
                <w:sz w:val="18"/>
              </w:rPr>
              <w:t>boolean</w:t>
            </w:r>
            <w:proofErr w:type="spellEnd"/>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31"/>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2832508"/>
      <w:r>
        <w:lastRenderedPageBreak/>
        <w:t>7. PESTPP</w:t>
      </w:r>
      <w:r w:rsidR="005544EE">
        <w:t>-SEN</w:t>
      </w:r>
      <w:bookmarkEnd w:id="2022"/>
    </w:p>
    <w:p w14:paraId="31B4BEF9" w14:textId="77777777" w:rsidR="001F0DBB" w:rsidRDefault="001F0DBB" w:rsidP="001F0DBB">
      <w:pPr>
        <w:pStyle w:val="Heading2"/>
      </w:pPr>
      <w:bookmarkStart w:id="2023" w:name="_Toc72832509"/>
      <w:r>
        <w:t>7.1 Introduction</w:t>
      </w:r>
      <w:bookmarkEnd w:id="2023"/>
    </w:p>
    <w:p w14:paraId="7E0F2414" w14:textId="7AC0DBFD" w:rsidR="00835874" w:rsidRPr="00835874" w:rsidRDefault="00835874" w:rsidP="00835874">
      <w:pPr>
        <w:pStyle w:val="Heading3"/>
      </w:pPr>
      <w:bookmarkStart w:id="2024" w:name="_Toc72832510"/>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445BDE05"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w:t>
      </w:r>
      <w:proofErr w:type="gramStart"/>
      <w:r>
        <w:t>efficient</w:t>
      </w:r>
      <w:r w:rsidR="00D6584A">
        <w:t>, and</w:t>
      </w:r>
      <w:proofErr w:type="gramEnd"/>
      <w:r w:rsidR="00D6584A">
        <w:t xml:space="preserve">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w:t>
      </w:r>
      <w:r w:rsidR="001145FB">
        <w:lastRenderedPageBreak/>
        <w:t>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2832511"/>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proofErr w:type="spellStart"/>
      <w:r w:rsidR="004C49FE">
        <w:t>nessecary</w:t>
      </w:r>
      <w:proofErr w:type="spellEnd"/>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2832512"/>
      <w:r>
        <w:t>7.2 Method of Morris</w:t>
      </w:r>
      <w:bookmarkEnd w:id="2026"/>
    </w:p>
    <w:p w14:paraId="1532FE72" w14:textId="3D59C534" w:rsidR="001C6537" w:rsidRDefault="001C6537" w:rsidP="001C6537">
      <w:pPr>
        <w:pStyle w:val="Heading3"/>
      </w:pPr>
      <w:bookmarkStart w:id="2027" w:name="_Toc72832513"/>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(i.e.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lastRenderedPageBreak/>
        <w:t xml:space="preserve">A </w:t>
      </w:r>
      <w:r>
        <w:rPr>
          <w:i/>
        </w:rPr>
        <w:t>p-</w:t>
      </w:r>
      <w:r>
        <w:t>level grid is constructed inside th</w:t>
      </w:r>
      <w:r w:rsidR="00AD46C9">
        <w:t>is</w:t>
      </w:r>
      <w:r>
        <w:t xml:space="preserve"> hypercube. </w:t>
      </w:r>
      <w:proofErr w:type="gramStart"/>
      <w:r>
        <w:t>Thus</w:t>
      </w:r>
      <w:proofErr w:type="gramEnd"/>
      <w:r>
        <w:t xml:space="preserve"> each side </w:t>
      </w:r>
      <w:proofErr w:type="spellStart"/>
      <w:r>
        <w:rPr>
          <w:i/>
        </w:rPr>
        <w:t>i</w:t>
      </w:r>
      <w:proofErr w:type="spellEnd"/>
      <w:r>
        <w:rPr>
          <w:i/>
        </w:rPr>
        <w:t xml:space="preserve">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 xml:space="preserve">each model output (i.e.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2832514"/>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lastRenderedPageBreak/>
        <w:t>σ</w:t>
      </w:r>
      <w:r w:rsidR="00BD1D80">
        <w:t>.</w:t>
      </w:r>
    </w:p>
    <w:p w14:paraId="4374A17D" w14:textId="77777777" w:rsidR="00B04E0C" w:rsidRDefault="00B04E0C" w:rsidP="00B04E0C">
      <w:pPr>
        <w:pStyle w:val="Heading3"/>
      </w:pPr>
      <w:bookmarkStart w:id="2029" w:name="_Toc72832515"/>
      <w:r>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xml:space="preserve">.  No check is made to assure this is the case so users must take if specifying this </w:t>
            </w:r>
            <w:proofErr w:type="spellStart"/>
            <w:r w:rsidR="00472488">
              <w:rPr>
                <w:rFonts w:ascii="Arial" w:hAnsi="Arial" w:cs="Arial"/>
                <w:sz w:val="18"/>
              </w:rPr>
              <w:t>arg</w:t>
            </w:r>
            <w:proofErr w:type="spellEnd"/>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proofErr w:type="spellStart"/>
      <w:r>
        <w:t>Salteli</w:t>
      </w:r>
      <w:proofErr w:type="spellEnd"/>
      <w:r>
        <w:t xml:space="preserve">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82493A">
      <w:pPr>
        <w:pStyle w:val="ListParagraph"/>
        <w:numPr>
          <w:ilvl w:val="0"/>
          <w:numId w:val="25"/>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82493A">
      <w:pPr>
        <w:pStyle w:val="ListParagraph"/>
        <w:numPr>
          <w:ilvl w:val="0"/>
          <w:numId w:val="25"/>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30" w:name="_Toc72832516"/>
      <w:r>
        <w:lastRenderedPageBreak/>
        <w:t>7.3 Method</w:t>
      </w:r>
      <w:r w:rsidR="009656A1">
        <w:t xml:space="preserve"> of </w:t>
      </w:r>
      <w:proofErr w:type="spellStart"/>
      <w:r w:rsidR="009656A1">
        <w:t>Sobol</w:t>
      </w:r>
      <w:bookmarkEnd w:id="2030"/>
      <w:proofErr w:type="spellEnd"/>
    </w:p>
    <w:p w14:paraId="3FA0B4DB" w14:textId="0DF19C8C" w:rsidR="00F65DD2" w:rsidRDefault="00F65DD2" w:rsidP="00F65DD2">
      <w:pPr>
        <w:pStyle w:val="Heading3"/>
      </w:pPr>
      <w:bookmarkStart w:id="2031" w:name="_Toc72832517"/>
      <w:r>
        <w:t>7.3.1 Sensitivity Indices</w:t>
      </w:r>
      <w:bookmarkEnd w:id="2031"/>
    </w:p>
    <w:p w14:paraId="134719AA" w14:textId="77777777"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77777777" w:rsidR="00D148D1" w:rsidRDefault="00D148D1" w:rsidP="004A5C2A">
      <w: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nary>
                              <m:naryPr>
                                <m:chr m:val="∑"/>
                                <m:limLoc m:val="undOvr"/>
                                <m:supHide m:val="1"/>
                                <m:ctrlPr>
                                  <w:rPr>
                                    <w:rFonts w:ascii="Cambria Math" w:hAnsi="Cambria Math"/>
                                    <w:i/>
                                  </w:rPr>
                                </m:ctrlPr>
                              </m:naryPr>
                              <m:sub>
                                <m:r>
                                  <w:rPr>
                                    <w:rFonts w:ascii="Cambria Math" w:hAnsi="Cambria Math"/>
                                  </w:rPr>
                                  <m:t>k&gt;j</m:t>
                                </m:r>
                              </m:sub>
                              <m:sup/>
                              <m:e>
                                <m:sSub>
                                  <m:sSubPr>
                                    <m:ctrlPr>
                                      <w:rPr>
                                        <w:rFonts w:ascii="Cambria Math" w:hAnsi="Cambria Math"/>
                                        <w:i/>
                                      </w:rPr>
                                    </m:ctrlPr>
                                  </m:sSubPr>
                                  <m:e>
                                    <m:r>
                                      <w:rPr>
                                        <w:rFonts w:ascii="Cambria Math" w:hAnsi="Cambria Math"/>
                                      </w:rPr>
                                      <m:t>V</m:t>
                                    </m:r>
                                  </m:e>
                                  <m:sub>
                                    <m:r>
                                      <w:rPr>
                                        <w:rFonts w:ascii="Cambria Math" w:hAnsi="Cambria Math"/>
                                      </w:rPr>
                                      <m:t>ijk</m:t>
                                    </m:r>
                                  </m:sub>
                                </m:sSub>
                              </m:e>
                            </m:nary>
                          </m:e>
                        </m:nary>
                      </m:e>
                    </m:nary>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m:t>
                        </m:r>
                      </m:sub>
                    </m:sSub>
                  </m:e>
                </m:nary>
              </m:e>
            </m:nary>
          </m:e>
        </m:nary>
      </m:oMath>
      <w:r>
        <w:tab/>
        <w:t>(7.</w:t>
      </w:r>
      <w:r w:rsidR="009C060D">
        <w:t>3</w:t>
      </w:r>
      <w:r>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77777777" w:rsidR="00F92103" w:rsidRDefault="00F92103" w:rsidP="00B76066">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77777777" w:rsidR="00F92103" w:rsidRDefault="004261F9" w:rsidP="00F92103">
      <w:pPr>
        <w:ind w:firstLine="720"/>
        <w:rPr>
          <w:rFonts w:ascii="Cambria Math" w:hAnsi="Cambria Math"/>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t>(7.</w:t>
      </w:r>
      <w:r w:rsidR="0049635B">
        <w:rPr>
          <w:rFonts w:ascii="Cambria Math" w:hAnsi="Cambria Math"/>
        </w:rPr>
        <w:t>8</w:t>
      </w:r>
      <w:r w:rsidR="00F92103">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w:t>
      </w:r>
      <w:r>
        <w:lastRenderedPageBreak/>
        <w:t xml:space="preserve">computed many times using many different </w:t>
      </w:r>
      <w:proofErr w:type="gramStart"/>
      <w:r>
        <w:t>set</w:t>
      </w:r>
      <w:proofErr w:type="gramEnd"/>
      <w:r>
        <w:t xml:space="preserve"> of parameters before the</w:t>
      </w:r>
      <w:r w:rsidR="00B545F4">
        <w:t xml:space="preserve"> average</w:t>
      </w:r>
      <w:r>
        <w:t>d</w:t>
      </w:r>
      <w:r w:rsidR="00B545F4">
        <w:t xml:space="preserve"> quantity 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proofErr w:type="gramStart"/>
      <w:r>
        <w:t>Fortunately</w:t>
      </w:r>
      <w:proofErr w:type="gramEnd"/>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77777777" w:rsidR="00460A22" w:rsidRDefault="00460A22" w:rsidP="00B545F4">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 xml:space="preserve">=1-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oMath>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xml:space="preserve">, once again, many </w:t>
      </w:r>
      <w:proofErr w:type="gramStart"/>
      <w:r>
        <w:t>model</w:t>
      </w:r>
      <w:proofErr w:type="gramEnd"/>
      <w:r>
        <w:t xml:space="preserve"> runs and appropriate averaging of model outputs and squared model outputs</w:t>
      </w:r>
      <w:r w:rsidR="00332DF6">
        <w:t xml:space="preserve">. </w:t>
      </w:r>
      <w:proofErr w:type="gramStart"/>
      <w:r w:rsidR="00332DF6">
        <w:t>However</w:t>
      </w:r>
      <w:proofErr w:type="gramEnd"/>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2832518"/>
      <w:r>
        <w:t>7.3.2 Control Variables</w:t>
      </w:r>
      <w:bookmarkEnd w:id="2032"/>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lastRenderedPageBreak/>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t>Sobol</w:t>
      </w:r>
      <w:proofErr w:type="spellEnd"/>
      <w:r>
        <w:t>.</w:t>
      </w:r>
    </w:p>
    <w:p w14:paraId="1819746C" w14:textId="59EF6D5D" w:rsidR="00F65DD2" w:rsidRDefault="007D3B8E" w:rsidP="007D3B8E">
      <w:pPr>
        <w:pStyle w:val="Heading2"/>
      </w:pPr>
      <w:bookmarkStart w:id="2033" w:name="_Toc72832519"/>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proofErr w:type="spellStart"/>
            <w:r w:rsidRPr="00C40A21">
              <w:rPr>
                <w:rFonts w:ascii="Arial" w:hAnsi="Arial" w:cs="Arial"/>
                <w:i/>
                <w:sz w:val="18"/>
              </w:rPr>
              <w:t>case.mio</w:t>
            </w:r>
            <w:proofErr w:type="spellEnd"/>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(i.e.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r w:rsidR="00414C30">
              <w:rPr>
                <w:rFonts w:ascii="Arial" w:hAnsi="Arial" w:cs="Arial"/>
                <w:sz w:val="18"/>
                <w:lang w:val="en-AU"/>
              </w:rPr>
              <w:t>Lists</w:t>
            </w:r>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7007" w:type="dxa"/>
            <w:shd w:val="clear" w:color="auto" w:fill="auto"/>
          </w:tcPr>
          <w:p w14:paraId="40B962F8" w14:textId="17071E1A" w:rsidR="00AD691A" w:rsidRPr="00C40A21"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case.sbl</w:t>
            </w:r>
            <w:proofErr w:type="spellEnd"/>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case.rmr</w:t>
            </w:r>
            <w:proofErr w:type="spellEnd"/>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proofErr w:type="spellStart"/>
            <w:r w:rsidRPr="00C40A21">
              <w:rPr>
                <w:rFonts w:ascii="Arial" w:hAnsi="Arial" w:cs="Arial"/>
                <w:i/>
                <w:sz w:val="18"/>
              </w:rPr>
              <w:t>case.rns</w:t>
            </w:r>
            <w:proofErr w:type="spellEnd"/>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all of the above files are </w:t>
      </w:r>
      <w:proofErr w:type="gramStart"/>
      <w:r w:rsidR="00D41EBA">
        <w:rPr>
          <w:lang w:val="en-AU"/>
        </w:rPr>
        <w:t>comma-delimited</w:t>
      </w:r>
      <w:proofErr w:type="gramEnd"/>
      <w:r w:rsidR="00D41EBA">
        <w:rPr>
          <w:lang w:val="en-AU"/>
        </w:rPr>
        <w:t>.</w:t>
      </w:r>
    </w:p>
    <w:p w14:paraId="5728845C" w14:textId="77777777" w:rsidR="00D41EBA" w:rsidRDefault="00D41EBA" w:rsidP="005251F6">
      <w:pPr>
        <w:rPr>
          <w:lang w:val="en-AU"/>
        </w:rPr>
        <w:sectPr w:rsidR="00D41EBA" w:rsidSect="00EF7F08">
          <w:headerReference w:type="default" r:id="rId32"/>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2832520"/>
      <w:r>
        <w:lastRenderedPageBreak/>
        <w:t>8. PESTPP-OPT</w:t>
      </w:r>
      <w:bookmarkEnd w:id="2034"/>
    </w:p>
    <w:p w14:paraId="3B763FCE" w14:textId="77777777" w:rsidR="008F0935" w:rsidRDefault="008F0935" w:rsidP="008F0935">
      <w:pPr>
        <w:pStyle w:val="Heading2"/>
      </w:pPr>
      <w:bookmarkStart w:id="2035" w:name="_Toc72832521"/>
      <w:r>
        <w:t>8.1 Introduction</w:t>
      </w:r>
      <w:bookmarkEnd w:id="2035"/>
    </w:p>
    <w:p w14:paraId="427AA6EA" w14:textId="4A11ACE4" w:rsidR="00504F24" w:rsidRDefault="00504F24" w:rsidP="00504F24">
      <w:pPr>
        <w:pStyle w:val="Heading3"/>
      </w:pPr>
      <w:bookmarkStart w:id="2036" w:name="_Toc72832522"/>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2832523"/>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proofErr w:type="gramStart"/>
      <w:r>
        <w:rPr>
          <w:lang w:val="en-AU"/>
        </w:rPr>
        <w:t>however</w:t>
      </w:r>
      <w:proofErr w:type="gramEnd"/>
      <w:r>
        <w:rPr>
          <w:lang w:val="en-AU"/>
        </w:rPr>
        <w:t xml:space="preserve">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lastRenderedPageBreak/>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 xml:space="preserve">uncertainty (i.e.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2832524"/>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w:t>
      </w:r>
      <w:proofErr w:type="spellStart"/>
      <w:r>
        <w:rPr>
          <w:lang w:val="en-AU"/>
        </w:rPr>
        <w:t>simpliest</w:t>
      </w:r>
      <w:proofErr w:type="spellEnd"/>
      <w:r>
        <w:rPr>
          <w:lang w:val="en-AU"/>
        </w:rPr>
        <w:t xml:space="preserve"> way to activate and use chance constraints is through supply weights for model-based constraints standard deviations.  These standard deviations could have been calculated through the use of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(i.e.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77777777" w:rsidR="00504F24" w:rsidRDefault="00504F24" w:rsidP="00504F24">
      <w:r>
        <w:lastRenderedPageBreak/>
        <w:t>In the above equations</w:t>
      </w:r>
    </w:p>
    <w:p w14:paraId="2014CD82" w14:textId="77777777" w:rsidR="00504F24" w:rsidRDefault="00504F24" w:rsidP="00504F24">
      <w:r>
        <w:tab/>
      </w:r>
      <w:r w:rsidRPr="00504F24">
        <w:rPr>
          <w:b/>
        </w:rPr>
        <w:t>k</w:t>
      </w:r>
      <w:r>
        <w:t xml:space="preserve"> </w:t>
      </w:r>
      <w:r>
        <w:tab/>
        <w:t xml:space="preserve">is the vector of adjustable </w:t>
      </w:r>
      <w:proofErr w:type="gramStart"/>
      <w:r>
        <w:t>parameters;</w:t>
      </w:r>
      <w:proofErr w:type="gramEnd"/>
    </w:p>
    <w:p w14:paraId="591CB3B1" w14:textId="598FDBEE" w:rsidR="00504F24" w:rsidRDefault="00504F24" w:rsidP="00504F24">
      <w:r>
        <w:tab/>
        <w:t>C(</w:t>
      </w:r>
      <w:r w:rsidRPr="00504F24">
        <w:rPr>
          <w:b/>
        </w:rPr>
        <w:t>k</w:t>
      </w:r>
      <w:r>
        <w:t xml:space="preserve">) </w:t>
      </w:r>
      <w:r>
        <w:tab/>
        <w:t xml:space="preserve">is the prior </w:t>
      </w:r>
      <w:r w:rsidR="004F5784">
        <w:t xml:space="preserve">parameter </w:t>
      </w:r>
      <w:r>
        <w:t xml:space="preserve">covariance </w:t>
      </w:r>
      <w:proofErr w:type="gramStart"/>
      <w:r>
        <w:t>matrix;</w:t>
      </w:r>
      <w:proofErr w:type="gramEnd"/>
    </w:p>
    <w:p w14:paraId="3D26615F" w14:textId="77777777" w:rsidR="00504F24" w:rsidRDefault="00504F24" w:rsidP="00504F24">
      <w:r>
        <w:tab/>
      </w:r>
      <w:r w:rsidRPr="00504F24">
        <w:rPr>
          <w:b/>
        </w:rPr>
        <w:t>ε</w:t>
      </w:r>
      <w:r>
        <w:tab/>
        <w:t xml:space="preserve">is the vector of measurement </w:t>
      </w:r>
      <w:proofErr w:type="gramStart"/>
      <w:r>
        <w:t>noise;</w:t>
      </w:r>
      <w:proofErr w:type="gramEnd"/>
    </w:p>
    <w:p w14:paraId="04724BB6" w14:textId="77777777" w:rsidR="00504F24" w:rsidRDefault="00504F24" w:rsidP="00504F24">
      <w:r>
        <w:tab/>
        <w:t>C(</w:t>
      </w:r>
      <w:r w:rsidRPr="00504F24">
        <w:rPr>
          <w:b/>
        </w:rPr>
        <w:t>ε</w:t>
      </w:r>
      <w:r>
        <w:t>)</w:t>
      </w:r>
      <w:r>
        <w:tab/>
        <w:t>is the covariance matrix of measurement noise (normally diagonal</w:t>
      </w:r>
      <w:proofErr w:type="gramStart"/>
      <w:r>
        <w:t>);</w:t>
      </w:r>
      <w:proofErr w:type="gramEnd"/>
    </w:p>
    <w:p w14:paraId="2FCF428F" w14:textId="77777777" w:rsidR="00504F24" w:rsidRDefault="00504F24" w:rsidP="00504F24">
      <w:r>
        <w:tab/>
      </w:r>
      <w:r w:rsidRPr="00504F24">
        <w:rPr>
          <w:b/>
        </w:rPr>
        <w:t>J</w:t>
      </w:r>
      <w:r>
        <w:tab/>
        <w:t xml:space="preserve">is the Jacobian matrix </w:t>
      </w:r>
      <w:r w:rsidR="00930FCE">
        <w:t>pertaining</w:t>
      </w:r>
      <w:r w:rsidR="00137C9D">
        <w:t xml:space="preserve"> to</w:t>
      </w:r>
      <w:r>
        <w:t xml:space="preserve"> the model calibration process;</w:t>
      </w:r>
      <w:r w:rsidR="00930FCE">
        <w:t xml:space="preserve"> and</w:t>
      </w:r>
    </w:p>
    <w:p w14:paraId="3D393FB1" w14:textId="1FF301DB" w:rsidR="00504F24" w:rsidRDefault="00504F24" w:rsidP="00504F24">
      <w:pPr>
        <w:ind w:left="1418" w:hanging="709"/>
      </w:pPr>
      <w:r w:rsidRPr="00504F24">
        <w:rPr>
          <w:b/>
        </w:rPr>
        <w:t>y</w:t>
      </w:r>
      <w:r>
        <w:tab/>
        <w:t>is a vector whose elements are the sensitivit</w:t>
      </w:r>
      <w:r w:rsidR="00930FCE">
        <w:t>ies</w:t>
      </w:r>
      <w:r>
        <w:t xml:space="preserve"> of </w:t>
      </w:r>
      <w:r w:rsidR="00930FCE">
        <w:t>the</w:t>
      </w:r>
      <w:r>
        <w:t xml:space="preserve"> prediction </w:t>
      </w:r>
      <w:r>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 xml:space="preserve">(i.e. calibration) </w:t>
      </w:r>
      <w:r w:rsidR="00D036EE">
        <w:t>conditions</w:t>
      </w:r>
      <w:r>
        <w:t>.</w:t>
      </w:r>
    </w:p>
    <w:p w14:paraId="7A33BC47" w14:textId="015DEF1B" w:rsidR="00182648" w:rsidRDefault="00182648" w:rsidP="00137C9D">
      <w:r>
        <w:t xml:space="preserve">It is of interest to note that the first of the above equations (i.e.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proofErr w:type="spellStart"/>
      <w:r>
        <w:t>form</w:t>
      </w:r>
      <w:proofErr w:type="spellEnd"/>
      <w:r>
        <w:t xml:space="preserve"> a PESTPP-IES run) that is evaluated </w:t>
      </w:r>
      <w:r>
        <w:lastRenderedPageBreak/>
        <w:t xml:space="preserve">during the PESTPP-OPT – the frequency of this evaluation is controlled with the </w:t>
      </w:r>
      <w:proofErr w:type="spellStart"/>
      <w:r>
        <w:rPr>
          <w:i/>
          <w:iCs/>
        </w:rPr>
        <w:t>opt_recalc_chance_every</w:t>
      </w:r>
      <w:proofErr w:type="spellEnd"/>
      <w:r>
        <w:t xml:space="preserve"> integer option.  In </w:t>
      </w:r>
      <w:proofErr w:type="spellStart"/>
      <w:r>
        <w:t>essense</w:t>
      </w:r>
      <w:proofErr w:type="spellEnd"/>
      <w:r>
        <w:t xml:space="preserve">, the stack represents parameter uncertainty.  When the stack is updated, the columns of the stack that correspond to decision </w:t>
      </w:r>
      <w:proofErr w:type="spellStart"/>
      <w:r>
        <w:t>varibles</w:t>
      </w:r>
      <w:proofErr w:type="spellEnd"/>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proofErr w:type="gramStart"/>
      <w:r>
        <w:t>more simple</w:t>
      </w:r>
      <w:proofErr w:type="gramEnd"/>
      <w:r>
        <w:t xml:space="preserve">.  For each model-based constraints, we simple sort the column of the observation stack corresponding to the constraint and select the value at the index that corresponds to the risk value.  For </w:t>
      </w:r>
      <w:proofErr w:type="gramStart"/>
      <w:r>
        <w:t>example</w:t>
      </w:r>
      <w:proofErr w:type="gramEnd"/>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2832525"/>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w:t>
      </w:r>
      <w:proofErr w:type="gramStart"/>
      <w:r w:rsidR="000B16EE">
        <w:t>factors</w:t>
      </w:r>
      <w:proofErr w:type="gramEnd"/>
      <w:r w:rsidR="000B16EE">
        <w:t xml:space="preserve">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77777777" w:rsidR="00B662D6" w:rsidRDefault="00B662D6" w:rsidP="00AE4F74">
      <w:r>
        <w:tab/>
      </w:r>
      <m:oMath>
        <m:r>
          <w:rPr>
            <w:rFonts w:ascii="Cambria Math" w:hAnsi="Cambria Math"/>
          </w:rPr>
          <m:t xml:space="preserve">φ= </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503B1C">
        <w:tab/>
      </w:r>
      <w:r w:rsidR="00503B1C">
        <w:tab/>
      </w:r>
      <w:r w:rsidR="00503B1C">
        <w:tab/>
      </w:r>
      <w:r w:rsidR="00503B1C">
        <w:tab/>
      </w:r>
      <w:r w:rsidR="00503B1C">
        <w:tab/>
      </w:r>
      <w:r w:rsidR="00503B1C">
        <w:tab/>
      </w:r>
      <w:r w:rsidR="00503B1C">
        <w:tab/>
      </w:r>
      <w:r w:rsidR="00503B1C">
        <w:tab/>
      </w:r>
      <w:r w:rsidR="00503B1C">
        <w:tab/>
        <w:t>(8.</w:t>
      </w:r>
      <w:r w:rsidR="00122CB5">
        <w:t>4</w:t>
      </w:r>
      <w:r w:rsidR="00503B1C">
        <w:t>b)</w:t>
      </w:r>
    </w:p>
    <w:p w14:paraId="7CE099BE" w14:textId="77777777" w:rsidR="00503B1C" w:rsidRDefault="00503B1C" w:rsidP="00AE4F74">
      <w:r>
        <w:lastRenderedPageBreak/>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proofErr w:type="spellStart"/>
      <w:r w:rsidRPr="005D0FCF">
        <w:rPr>
          <w:i/>
        </w:rPr>
        <w:t>i</w:t>
      </w:r>
      <w:r w:rsidRPr="00986707">
        <w:rPr>
          <w:vertAlign w:val="superscript"/>
        </w:rPr>
        <w:t>th</w:t>
      </w:r>
      <w:proofErr w:type="spellEnd"/>
      <w:r>
        <w:t xml:space="preserve"> constrain (i.e. 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proofErr w:type="gramStart"/>
      <w:r w:rsidR="008E56CB">
        <w:t>However</w:t>
      </w:r>
      <w:proofErr w:type="gramEnd"/>
      <w:r w:rsidR="008E56CB">
        <w:t xml:space="preserve">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(i.e.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40" w:name="_Toc72832526"/>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lastRenderedPageBreak/>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2832527"/>
      <w:r>
        <w:t>8.2 Using PESTPP-OPT</w:t>
      </w:r>
      <w:bookmarkEnd w:id="2041"/>
    </w:p>
    <w:p w14:paraId="1E540EF5" w14:textId="3C38B441" w:rsidR="003F2EA4" w:rsidRDefault="000574FF" w:rsidP="000574FF">
      <w:pPr>
        <w:pStyle w:val="Heading3"/>
      </w:pPr>
      <w:bookmarkStart w:id="2042" w:name="_Toc72832528"/>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82493A">
      <w:pPr>
        <w:pStyle w:val="ListParagraph"/>
        <w:numPr>
          <w:ilvl w:val="0"/>
          <w:numId w:val="17"/>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82493A">
      <w:pPr>
        <w:pStyle w:val="ListParagraph"/>
        <w:numPr>
          <w:ilvl w:val="0"/>
          <w:numId w:val="17"/>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82493A">
      <w:pPr>
        <w:pStyle w:val="ListParagraph"/>
        <w:numPr>
          <w:ilvl w:val="0"/>
          <w:numId w:val="17"/>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82493A">
      <w:pPr>
        <w:pStyle w:val="ListParagraph"/>
        <w:numPr>
          <w:ilvl w:val="0"/>
          <w:numId w:val="17"/>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lastRenderedPageBreak/>
        <w:t>Each of the above issues is now discussed in detail.</w:t>
      </w:r>
    </w:p>
    <w:p w14:paraId="552112C6" w14:textId="77777777" w:rsidR="00FD2046" w:rsidRDefault="00FD2046" w:rsidP="00FD2046">
      <w:pPr>
        <w:pStyle w:val="Heading3"/>
      </w:pPr>
      <w:bookmarkStart w:id="2043" w:name="_Toc72832529"/>
      <w:r>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proofErr w:type="gramStart"/>
      <w:r>
        <w:rPr>
          <w:lang w:val="en-AU"/>
        </w:rPr>
        <w:t>However</w:t>
      </w:r>
      <w:proofErr w:type="gramEnd"/>
      <w:r>
        <w:rPr>
          <w:lang w:val="en-AU"/>
        </w:rPr>
        <w:t xml:space="preserve">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w:t>
      </w:r>
      <w:proofErr w:type="gramStart"/>
      <w:r>
        <w:rPr>
          <w:lang w:val="en-AU"/>
        </w:rPr>
        <w:t>are</w:t>
      </w:r>
      <w:proofErr w:type="gramEnd"/>
      <w:r>
        <w:rPr>
          <w:lang w:val="en-AU"/>
        </w:rPr>
        <w:t xml:space="preserv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w:t>
      </w:r>
      <w:proofErr w:type="gramStart"/>
      <w:r>
        <w:rPr>
          <w:lang w:val="en-AU"/>
        </w:rPr>
        <w:t>are</w:t>
      </w:r>
      <w:proofErr w:type="gramEnd"/>
      <w:r>
        <w:rPr>
          <w:lang w:val="en-AU"/>
        </w:rPr>
        <w:t xml:space="preserv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w:t>
      </w:r>
      <w:proofErr w:type="gramStart"/>
      <w:r w:rsidR="00B264DE">
        <w:rPr>
          <w:lang w:val="en-AU"/>
        </w:rPr>
        <w:t>however</w:t>
      </w:r>
      <w:proofErr w:type="gramEnd"/>
      <w:r w:rsidR="00B264DE">
        <w:rPr>
          <w:lang w:val="en-AU"/>
        </w:rPr>
        <w:t xml:space="preserve">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(i.e.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proofErr w:type="gramStart"/>
      <w:r>
        <w:rPr>
          <w:lang w:val="en-AU"/>
        </w:rPr>
        <w:t>however</w:t>
      </w:r>
      <w:proofErr w:type="gramEnd"/>
      <w:r>
        <w:rPr>
          <w:lang w:val="en-AU"/>
        </w:rPr>
        <w:t xml:space="preserve">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w:t>
      </w:r>
      <w:r w:rsidR="00B264DE">
        <w:rPr>
          <w:lang w:val="en-AU"/>
        </w:rPr>
        <w:lastRenderedPageBreak/>
        <w:t>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2832530"/>
      <w:r>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r w:rsidRPr="00C40A21">
              <w:rPr>
                <w:rFonts w:ascii="Courier New" w:hAnsi="Courier New" w:cs="Courier New"/>
                <w:sz w:val="18"/>
              </w:rPr>
              <w:t>decision_variable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2832531"/>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w:t>
      </w:r>
      <w:r>
        <w:lastRenderedPageBreak/>
        <w:t>OPT knows what type of constraints they are</w:t>
      </w:r>
      <w:r w:rsidR="001F5BFB">
        <w:t xml:space="preserve">. </w:t>
      </w:r>
      <w:r w:rsidR="007C1C3E">
        <w:t>I</w:t>
      </w:r>
      <w:r w:rsidR="001F5BFB">
        <w:t>f a</w:t>
      </w:r>
      <w:r>
        <w:t>n</w:t>
      </w:r>
      <w:r w:rsidR="001F5BFB">
        <w:t xml:space="preserve"> </w:t>
      </w:r>
      <w:proofErr w:type="spellStart"/>
      <w:r w:rsidR="001F5BFB">
        <w:rPr>
          <w:i/>
        </w:rPr>
        <w:t>opt_constraint_groups</w:t>
      </w:r>
      <w:proofErr w:type="spell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opt_std_weights</w:t>
      </w:r>
      <w:proofErr w:type="spell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2832532"/>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8F50AF">
        <w:t>However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w:t>
      </w:r>
      <w:r w:rsidR="00DC5F2F">
        <w:lastRenderedPageBreak/>
        <w:t xml:space="preserve">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2832533"/>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2832534"/>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lastRenderedPageBreak/>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2832535"/>
      <w:r>
        <w:t>8.2.</w:t>
      </w:r>
      <w:r w:rsidR="00A00A0D">
        <w:t>8</w:t>
      </w:r>
      <w:r>
        <w:t xml:space="preserve"> Risk</w:t>
      </w:r>
      <w:bookmarkEnd w:id="2049"/>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(i.e. 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50" w:name="_Toc72832536"/>
      <w:r>
        <w:t xml:space="preserve">8.2.9 </w:t>
      </w:r>
      <w:proofErr w:type="gramStart"/>
      <w:r>
        <w:t xml:space="preserve">Jacobian </w:t>
      </w:r>
      <w:r w:rsidR="004D4754">
        <w:t xml:space="preserve"> and</w:t>
      </w:r>
      <w:proofErr w:type="gramEnd"/>
      <w:r w:rsidR="004D4754">
        <w:t xml:space="preserve">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lastRenderedPageBreak/>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 xml:space="preserve">optimization process. In </w:t>
      </w:r>
      <w:proofErr w:type="gramStart"/>
      <w:r>
        <w:t>fact</w:t>
      </w:r>
      <w:proofErr w:type="gramEnd"/>
      <w:r w:rsidR="00AA032B">
        <w:t xml:space="preserve"> PESTPP-OPT can calculate 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51" w:name="_Toc72832537"/>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w:t>
      </w:r>
      <w:r w:rsidR="006C3A1E">
        <w:lastRenderedPageBreak/>
        <w:t xml:space="preserve">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proofErr w:type="gramStart"/>
      <w:r>
        <w:t>However</w:t>
      </w:r>
      <w:proofErr w:type="gramEnd"/>
      <w:r>
        <w:t xml:space="preserve">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2832538"/>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2832539"/>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2832540"/>
      <w:r>
        <w:t>8.2.13 Restarts</w:t>
      </w:r>
      <w:bookmarkEnd w:id="2054"/>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2832541"/>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w:t>
      </w:r>
      <w:r>
        <w:lastRenderedPageBreak/>
        <w:t xml:space="preserve">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2832542"/>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proofErr w:type="spellStart"/>
            <w:r w:rsidR="00D61C30">
              <w:rPr>
                <w:rFonts w:ascii="Arial" w:hAnsi="Arial" w:cs="Arial"/>
                <w:sz w:val="18"/>
                <w:szCs w:val="18"/>
              </w:rPr>
              <w:t>jacobian</w:t>
            </w:r>
            <w:proofErr w:type="spellEnd"/>
            <w:r w:rsidR="00D61C30">
              <w:rPr>
                <w:rFonts w:ascii="Arial" w:hAnsi="Arial" w:cs="Arial"/>
                <w:sz w:val="18"/>
                <w:szCs w:val="18"/>
              </w:rPr>
              <w:t xml:space="preserve">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proofErr w:type="spellStart"/>
            <w:r>
              <w:rPr>
                <w:rFonts w:ascii="Arial" w:hAnsi="Arial" w:cs="Arial"/>
                <w:sz w:val="18"/>
                <w:szCs w:val="18"/>
              </w:rPr>
              <w:t>Opptional</w:t>
            </w:r>
            <w:proofErr w:type="spellEnd"/>
            <w:r>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2832543"/>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 xml:space="preserve">File containing a parameter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The stack in this file must </w:t>
            </w:r>
            <w:proofErr w:type="spellStart"/>
            <w:r>
              <w:rPr>
                <w:rFonts w:ascii="Calibri" w:hAnsi="Calibri" w:cs="Calibri"/>
                <w:sz w:val="18"/>
                <w:szCs w:val="18"/>
                <w:lang w:val="en-AU"/>
              </w:rPr>
              <w:t>constain</w:t>
            </w:r>
            <w:proofErr w:type="spellEnd"/>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33"/>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2832544"/>
      <w:r>
        <w:lastRenderedPageBreak/>
        <w:t>9. PESTPP-IES</w:t>
      </w:r>
      <w:bookmarkEnd w:id="2059"/>
    </w:p>
    <w:p w14:paraId="65E74FF7" w14:textId="77777777" w:rsidR="00076226" w:rsidRDefault="00076226" w:rsidP="00076226">
      <w:pPr>
        <w:pStyle w:val="Heading2"/>
      </w:pPr>
      <w:bookmarkStart w:id="2060" w:name="_Toc72832545"/>
      <w:r>
        <w:t xml:space="preserve">9.1 </w:t>
      </w:r>
      <w:r w:rsidR="0053184C">
        <w:t>Introduction</w:t>
      </w:r>
      <w:bookmarkEnd w:id="2060"/>
    </w:p>
    <w:p w14:paraId="75F39D4E" w14:textId="1AA389E4" w:rsidR="00076226" w:rsidRDefault="00076226" w:rsidP="00076226">
      <w:pPr>
        <w:pStyle w:val="Heading3"/>
      </w:pPr>
      <w:bookmarkStart w:id="2061" w:name="_Toc72832546"/>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2832547"/>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lastRenderedPageBreak/>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w:t>
      </w:r>
      <w:proofErr w:type="gramStart"/>
      <w:r w:rsidR="009834B0">
        <w:rPr>
          <w:lang w:val="en-AU"/>
        </w:rPr>
        <w:t>However</w:t>
      </w:r>
      <w:proofErr w:type="gramEnd"/>
      <w:r w:rsidR="009834B0">
        <w:rPr>
          <w:lang w:val="en-AU"/>
        </w:rPr>
        <w:t xml:space="preserve">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r w:rsidR="006F719A" w:rsidRPr="006F719A">
        <w:rPr>
          <w:i/>
          <w:lang w:val="en-AU"/>
        </w:rPr>
        <w:t>parcov</w:t>
      </w:r>
      <w:proofErr w:type="spell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w:t>
      </w:r>
      <w:proofErr w:type="spellStart"/>
      <w:r w:rsidR="00F81A89">
        <w:rPr>
          <w:lang w:val="en-AU"/>
        </w:rPr>
        <w:t>th</w:t>
      </w:r>
      <w:proofErr w:type="spellEnd"/>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proofErr w:type="gramStart"/>
      <w:r>
        <w:rPr>
          <w:lang w:val="en-AU"/>
        </w:rPr>
        <w:t>However</w:t>
      </w:r>
      <w:proofErr w:type="gramEnd"/>
      <w:r>
        <w:rPr>
          <w:lang w:val="en-AU"/>
        </w:rPr>
        <w:t xml:space="preserve"> 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w:t>
      </w:r>
      <w:r w:rsidR="001F4D57">
        <w:rPr>
          <w:lang w:val="en-AU"/>
        </w:rPr>
        <w:lastRenderedPageBreak/>
        <w:t>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283254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lastRenderedPageBreak/>
        <w:t>do</w:t>
      </w:r>
      <w:r w:rsidR="00405F33">
        <w:rPr>
          <w:lang w:val="en-AU"/>
        </w:rPr>
        <w:t>)</w:t>
      </w:r>
      <w:r w:rsidR="005A3C0F">
        <w:rPr>
          <w:lang w:val="en-AU"/>
        </w:rPr>
        <w:t>.</w:t>
      </w:r>
      <w:r w:rsidR="009070A0">
        <w:rPr>
          <w:lang w:val="en-AU"/>
        </w:rPr>
        <w:t xml:space="preserve"> </w:t>
      </w:r>
      <w:proofErr w:type="gramStart"/>
      <w:r w:rsidR="008E24C5">
        <w:rPr>
          <w:lang w:val="en-AU"/>
        </w:rPr>
        <w:t>Moreover</w:t>
      </w:r>
      <w:proofErr w:type="gramEnd"/>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5A1F2EE" w:rsidR="00C46200" w:rsidRDefault="00C46200" w:rsidP="00E46DE9">
      <w:pPr>
        <w:rPr>
          <w:lang w:val="en-AU"/>
        </w:rPr>
      </w:pPr>
      <w:r>
        <w:rPr>
          <w:lang w:val="en-AU"/>
        </w:rPr>
        <w:t>PESTPP-IES includes two different solution techniques: The standard Kalman update (</w:t>
      </w:r>
      <w:proofErr w:type="spellStart"/>
      <w:r w:rsidR="00402D73">
        <w:rPr>
          <w:lang w:val="en-AU"/>
        </w:rPr>
        <w:t>Evenon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 xml:space="preserve">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w:t>
      </w:r>
      <w:proofErr w:type="spellStart"/>
      <w:r w:rsidR="009747AD">
        <w:rPr>
          <w:lang w:val="en-AU"/>
        </w:rPr>
        <w:t>choosen</w:t>
      </w:r>
      <w:proofErr w:type="spellEnd"/>
      <w:r w:rsidR="009747AD">
        <w:rPr>
          <w:lang w:val="en-AU"/>
        </w:rPr>
        <w:t xml:space="preserve">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4" w:name="_Toc72832549"/>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 xml:space="preserve">itical to a model’s support for environmental </w:t>
      </w:r>
      <w:r w:rsidR="008272E3">
        <w:rPr>
          <w:lang w:val="en-AU"/>
        </w:rPr>
        <w:lastRenderedPageBreak/>
        <w:t>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2832550"/>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w:t>
      </w:r>
      <w:proofErr w:type="gramStart"/>
      <w:r w:rsidR="00776466">
        <w:rPr>
          <w:lang w:val="en-AU"/>
        </w:rPr>
        <w:t>appropriately-valued</w:t>
      </w:r>
      <w:proofErr w:type="gramEnd"/>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lastRenderedPageBreak/>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 xml:space="preserve">damped (i.e.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trial and error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2832551"/>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w:t>
      </w:r>
      <w:proofErr w:type="gramStart"/>
      <w:r>
        <w:rPr>
          <w:lang w:val="en-AU"/>
        </w:rPr>
        <w:t>Hence</w:t>
      </w:r>
      <w:proofErr w:type="gramEnd"/>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AA27C2">
        <w:rPr>
          <w:lang w:val="en-AU"/>
        </w:rPr>
        <w:t>i.e.</w:t>
      </w:r>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lastRenderedPageBreak/>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ies_observation_ensemble</w:t>
      </w:r>
      <w:proofErr w:type="spell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proofErr w:type="spellStart"/>
      <w:r>
        <w:rPr>
          <w:lang w:val="en-AU"/>
        </w:rPr>
        <w:t>nessecary</w:t>
      </w:r>
      <w:proofErr w:type="spellEnd"/>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2832552"/>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w:t>
      </w:r>
      <w:r w:rsidR="00BD3471">
        <w:rPr>
          <w:lang w:val="en-AU"/>
        </w:rPr>
        <w:lastRenderedPageBreak/>
        <w:t>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 xml:space="preserve">As with PEST(_HP) and PESTPP-GLM, the SVD truncation controls (i.e.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(i.e.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2832553"/>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2832554"/>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proofErr w:type="gramStart"/>
      <w:r w:rsidR="00272832">
        <w:rPr>
          <w:lang w:val="en-AU"/>
        </w:rPr>
        <w:t>However</w:t>
      </w:r>
      <w:proofErr w:type="gramEnd"/>
      <w:r w:rsidR="00272832">
        <w:rPr>
          <w:lang w:val="en-AU"/>
        </w:rPr>
        <w:t xml:space="preserve"> parameters that are fixed in the “parameter data” section of the PEST control file </w:t>
      </w:r>
      <w:r>
        <w:rPr>
          <w:lang w:val="en-AU"/>
        </w:rPr>
        <w:t>are never varied from their initial values. Tied parameters maintain a fixed ratio with parent parameters</w:t>
      </w:r>
      <w:r w:rsidR="00272832">
        <w:rPr>
          <w:lang w:val="en-AU"/>
        </w:rPr>
        <w:t xml:space="preserve">, </w:t>
      </w:r>
      <w:r w:rsidR="00272832">
        <w:rPr>
          <w:lang w:val="en-AU"/>
        </w:rPr>
        <w:lastRenderedPageBreak/>
        <w:t>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ies_enforce_bounds</w:t>
      </w:r>
      <w:proofErr w:type="spell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2832555"/>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proofErr w:type="spellStart"/>
      <w:r w:rsidR="008624F5">
        <w:rPr>
          <w:lang w:val="en-AU"/>
        </w:rPr>
        <w:t>synonomous</w:t>
      </w:r>
      <w:proofErr w:type="spellEnd"/>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proofErr w:type="gramStart"/>
      <w:r w:rsidR="00A3739B">
        <w:rPr>
          <w:lang w:val="en-AU"/>
        </w:rPr>
        <w:t>However</w:t>
      </w:r>
      <w:proofErr w:type="gramEnd"/>
      <w:r w:rsidR="00A3739B">
        <w:rPr>
          <w:lang w:val="en-AU"/>
        </w:rPr>
        <w:t xml:space="preserve">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2832556"/>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w:t>
      </w:r>
      <w:r>
        <w:rPr>
          <w:lang w:val="en-AU"/>
        </w:rPr>
        <w:lastRenderedPageBreak/>
        <w:t xml:space="preserve">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w:t>
      </w:r>
      <w:proofErr w:type="gramStart"/>
      <w:r w:rsidR="00C86713">
        <w:rPr>
          <w:lang w:val="en-AU"/>
        </w:rPr>
        <w:t>spatially-distributed</w:t>
      </w:r>
      <w:proofErr w:type="gramEnd"/>
      <w:r w:rsidR="00C86713">
        <w:rPr>
          <w:lang w:val="en-AU"/>
        </w:rPr>
        <w:t xml:space="preserve">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 xml:space="preserve">column for </w:t>
      </w:r>
      <w:r w:rsidR="00610D3E">
        <w:rPr>
          <w:lang w:val="en-AU"/>
        </w:rPr>
        <w:lastRenderedPageBreak/>
        <w:t>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proofErr w:type="gramStart"/>
      <w:r w:rsidR="00EE1524">
        <w:rPr>
          <w:lang w:val="en-AU"/>
        </w:rPr>
        <w:t>However</w:t>
      </w:r>
      <w:proofErr w:type="gramEnd"/>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ies_autoadaloc_sigma_dist</w:t>
      </w:r>
      <w:proofErr w:type="spell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xml:space="preserve">, the </w:t>
      </w:r>
      <w:r>
        <w:rPr>
          <w:lang w:val="en-AU"/>
        </w:rPr>
        <w:lastRenderedPageBreak/>
        <w:t>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 xml:space="preserve">The </w:t>
      </w:r>
      <w:proofErr w:type="spellStart"/>
      <w:r>
        <w:rPr>
          <w:lang w:val="en-AU"/>
        </w:rPr>
        <w:t>automatix</w:t>
      </w:r>
      <w:proofErr w:type="spellEnd"/>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proofErr w:type="spellStart"/>
      <w:r>
        <w:rPr>
          <w:lang w:val="en-AU"/>
        </w:rPr>
        <w:t>automatix</w:t>
      </w:r>
      <w:proofErr w:type="spellEnd"/>
      <w:r>
        <w:rPr>
          <w:lang w:val="en-AU"/>
        </w:rPr>
        <w:t xml:space="preserve">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proofErr w:type="spellStart"/>
      <w:r w:rsidRPr="00D97A4A">
        <w:rPr>
          <w:i/>
          <w:lang w:val="en-AU"/>
        </w:rPr>
        <w:t>ies_verbose_level</w:t>
      </w:r>
      <w:proofErr w:type="spell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proofErr w:type="gramStart"/>
      <w:r w:rsidR="00F81DB2" w:rsidRPr="00D97A4A">
        <w:rPr>
          <w:lang w:val="en-AU"/>
        </w:rPr>
        <w:t>However</w:t>
      </w:r>
      <w:proofErr w:type="gramEnd"/>
      <w:r w:rsidR="00F81DB2" w:rsidRPr="00D97A4A">
        <w:rPr>
          <w:lang w:val="en-AU"/>
        </w:rPr>
        <w:t xml:space="preserve"> 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2832557"/>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proofErr w:type="spellStart"/>
      <w:r>
        <w:rPr>
          <w:lang w:val="en-AU"/>
        </w:rPr>
        <w:t>diagional</w:t>
      </w:r>
      <w:proofErr w:type="spellEnd"/>
      <w:r>
        <w:rPr>
          <w:lang w:val="en-AU"/>
        </w:rPr>
        <w:t xml:space="preserve"> entries equal to one over the squared weights listed in the control file.  Using this matrix assumes there is no correlation between observations, an assumption that is not always valid, especially in the </w:t>
      </w:r>
      <w:proofErr w:type="spellStart"/>
      <w:r>
        <w:rPr>
          <w:lang w:val="en-AU"/>
        </w:rPr>
        <w:t>presense</w:t>
      </w:r>
      <w:proofErr w:type="spellEnd"/>
      <w:r>
        <w:rPr>
          <w:lang w:val="en-AU"/>
        </w:rPr>
        <w:t xml:space="preserve"> of model error (Doherty and Welter, 2010).  </w:t>
      </w:r>
      <w:r w:rsidR="00066C80">
        <w:rPr>
          <w:lang w:val="en-AU"/>
        </w:rPr>
        <w:t>Note also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proofErr w:type="spellStart"/>
      <w:r>
        <w:rPr>
          <w:lang w:val="en-AU"/>
        </w:rPr>
        <w:t>jacobian</w:t>
      </w:r>
      <w:proofErr w:type="spellEnd"/>
      <w:r>
        <w:rPr>
          <w:lang w:val="en-AU"/>
        </w:rPr>
        <w:t xml:space="preserve">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proofErr w:type="spellStart"/>
      <w:r>
        <w:rPr>
          <w:lang w:val="en-AU"/>
        </w:rPr>
        <w:t>weigths</w:t>
      </w:r>
      <w:proofErr w:type="spellEnd"/>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w:t>
      </w:r>
      <w:proofErr w:type="spellStart"/>
      <w:r w:rsidR="007D6D8F">
        <w:rPr>
          <w:lang w:val="en-AU"/>
        </w:rPr>
        <w:t>inable</w:t>
      </w:r>
      <w:proofErr w:type="spellEnd"/>
      <w:r w:rsidR="007D6D8F">
        <w:rPr>
          <w:lang w:val="en-AU"/>
        </w:rPr>
        <w:t xml:space="preserve"> </w:t>
      </w:r>
      <w:proofErr w:type="spellStart"/>
      <w:r w:rsidR="00B83EB5">
        <w:rPr>
          <w:lang w:val="en-AU"/>
        </w:rPr>
        <w:t>seemless</w:t>
      </w:r>
      <w:proofErr w:type="spellEnd"/>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r w:rsidR="00DB15D2">
        <w:rPr>
          <w:lang w:val="en-AU"/>
        </w:rPr>
        <w:t>/</w:t>
      </w:r>
      <w:r w:rsidR="00B83EB5">
        <w:rPr>
          <w:lang w:val="en-AU"/>
        </w:rPr>
        <w:t>.</w:t>
      </w:r>
      <w:proofErr w:type="spellStart"/>
      <w:r w:rsidR="00B83EB5">
        <w:rPr>
          <w:lang w:val="en-AU"/>
        </w:rPr>
        <w:t>jcb</w:t>
      </w:r>
      <w:proofErr w:type="spell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w:t>
      </w:r>
      <w:r w:rsidR="0059622B">
        <w:rPr>
          <w:lang w:val="en-AU"/>
        </w:rPr>
        <w:lastRenderedPageBreak/>
        <w:t xml:space="preserve">it is likely this residual covariance will be singular due to the limited number of realizations used in PESTPP-IES compared to the number of non-zero weighted observations and also due to the strong correlations </w:t>
      </w:r>
      <w:proofErr w:type="spellStart"/>
      <w:r w:rsidR="0059622B">
        <w:rPr>
          <w:lang w:val="en-AU"/>
        </w:rPr>
        <w:t>usally</w:t>
      </w:r>
      <w:proofErr w:type="spellEnd"/>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w:t>
      </w:r>
      <w:proofErr w:type="spellStart"/>
      <w:r w:rsidR="0059622B">
        <w:rPr>
          <w:lang w:val="en-AU"/>
        </w:rPr>
        <w:t>shriking</w:t>
      </w:r>
      <w:proofErr w:type="spellEnd"/>
      <w:r w:rsidR="0059622B">
        <w:rPr>
          <w:lang w:val="en-AU"/>
        </w:rPr>
        <w:t xml:space="preserve">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w:t>
      </w:r>
      <w:proofErr w:type="spellStart"/>
      <w:r w:rsidR="001057C7">
        <w:rPr>
          <w:lang w:val="en-AU"/>
        </w:rPr>
        <w:t>ah</w:t>
      </w:r>
      <w:proofErr w:type="spellEnd"/>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2832558"/>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w:t>
      </w:r>
      <w:proofErr w:type="spellStart"/>
      <w:r w:rsidR="00827A8D">
        <w:rPr>
          <w:lang w:val="en-AU"/>
        </w:rPr>
        <w:t>observered</w:t>
      </w:r>
      <w:proofErr w:type="spellEnd"/>
      <w:r w:rsidR="00827A8D">
        <w:rPr>
          <w:lang w:val="en-AU"/>
        </w:rPr>
        <w:t xml:space="preserve">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proofErr w:type="spellStart"/>
      <w:r w:rsidR="00AF2C8B">
        <w:rPr>
          <w:lang w:val="en-AU"/>
        </w:rPr>
        <w:t>baised</w:t>
      </w:r>
      <w:proofErr w:type="spellEnd"/>
      <w:r w:rsidR="00AF2C8B">
        <w:rPr>
          <w:lang w:val="en-AU"/>
        </w:rPr>
        <w:t xml:space="preserve">”.  It is easy to see that continuing with parameter adjustments in the </w:t>
      </w:r>
      <w:proofErr w:type="spellStart"/>
      <w:r w:rsidR="00AF2C8B">
        <w:rPr>
          <w:lang w:val="en-AU"/>
        </w:rPr>
        <w:t>presense</w:t>
      </w:r>
      <w:proofErr w:type="spellEnd"/>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 xml:space="preserve">While detecting prior-data conflict is </w:t>
      </w:r>
      <w:proofErr w:type="spellStart"/>
      <w:r>
        <w:rPr>
          <w:lang w:val="en-AU"/>
        </w:rPr>
        <w:t>relativelty</w:t>
      </w:r>
      <w:proofErr w:type="spellEnd"/>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proofErr w:type="spellStart"/>
      <w:r w:rsidR="001253FC">
        <w:rPr>
          <w:lang w:val="en-AU"/>
        </w:rPr>
        <w:t>paried</w:t>
      </w:r>
      <w:proofErr w:type="spellEnd"/>
      <w:r w:rsidR="001253FC">
        <w:rPr>
          <w:lang w:val="en-AU"/>
        </w:rPr>
        <w:t xml:space="preserve"> complex-simple analyses around</w:t>
      </w:r>
      <w:r>
        <w:rPr>
          <w:lang w:val="en-AU"/>
        </w:rPr>
        <w:t xml:space="preserve"> model discretization and process representation.  Another, </w:t>
      </w:r>
      <w:proofErr w:type="spellStart"/>
      <w:r>
        <w:rPr>
          <w:lang w:val="en-AU"/>
        </w:rPr>
        <w:t>simpl</w:t>
      </w:r>
      <w:r w:rsidR="001253FC">
        <w:rPr>
          <w:lang w:val="en-AU"/>
        </w:rPr>
        <w:t>ier</w:t>
      </w:r>
      <w:proofErr w:type="spellEnd"/>
      <w:r>
        <w:rPr>
          <w:lang w:val="en-AU"/>
        </w:rPr>
        <w:t>, but likely more controversial approach</w:t>
      </w:r>
      <w:r w:rsidR="001253FC">
        <w:rPr>
          <w:lang w:val="en-AU"/>
        </w:rPr>
        <w:t>,</w:t>
      </w:r>
      <w:r>
        <w:rPr>
          <w:lang w:val="en-AU"/>
        </w:rPr>
        <w:t xml:space="preserve"> is to remove (from the parameter adjustment </w:t>
      </w:r>
      <w:r>
        <w:rPr>
          <w:lang w:val="en-AU"/>
        </w:rPr>
        <w:lastRenderedPageBreak/>
        <w:t xml:space="preserve">process) the observations that are in conflict.  In this way, users are willing to accept higher posterior variance to avoid bias–a concrete example of the bias-variance trade-off.  PESTPP-IES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proofErr w:type="spellStart"/>
      <w:r w:rsidR="00ED6C57">
        <w:rPr>
          <w:lang w:val="en-AU"/>
        </w:rPr>
        <w:t>realziations</w:t>
      </w:r>
      <w:proofErr w:type="spellEnd"/>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2832559"/>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2832560"/>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2832561"/>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lastRenderedPageBreak/>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enforce_bounds</w:t>
      </w:r>
      <w:proofErr w:type="spell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w:t>
      </w:r>
      <w:proofErr w:type="spellStart"/>
      <w:r>
        <w:rPr>
          <w:lang w:val="en-AU"/>
        </w:rPr>
        <w:t>multiGaussian</w:t>
      </w:r>
      <w:proofErr w:type="spellEnd"/>
      <w:r>
        <w:rPr>
          <w:lang w:val="en-AU"/>
        </w:rPr>
        <w:t xml:space="preserve">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w:t>
      </w:r>
      <w:proofErr w:type="spellStart"/>
      <w:r w:rsidR="003E1453" w:rsidRPr="003E1453">
        <w:rPr>
          <w:i/>
          <w:lang w:val="en-AU"/>
        </w:rPr>
        <w:t>unc</w:t>
      </w:r>
      <w:proofErr w:type="spell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proofErr w:type="gramStart"/>
      <w:r>
        <w:rPr>
          <w:lang w:val="en-AU"/>
        </w:rPr>
        <w:t>However</w:t>
      </w:r>
      <w:proofErr w:type="gramEnd"/>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w:t>
      </w:r>
      <w:r w:rsidR="00C12845">
        <w:rPr>
          <w:lang w:val="en-AU"/>
        </w:rPr>
        <w:lastRenderedPageBreak/>
        <w:t>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(i.e.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lastRenderedPageBreak/>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proofErr w:type="gramStart"/>
      <w:r w:rsidR="00EB3DD3">
        <w:rPr>
          <w:lang w:val="en-AU"/>
        </w:rPr>
        <w:t>However</w:t>
      </w:r>
      <w:proofErr w:type="gramEnd"/>
      <w:r w:rsidR="00EB3DD3">
        <w:rPr>
          <w:lang w:val="en-AU"/>
        </w:rPr>
        <w:t xml:space="preserve">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ies_add_base</w:t>
      </w:r>
      <w:proofErr w:type="spell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proofErr w:type="spellStart"/>
      <w:r w:rsidR="00DA769E">
        <w:rPr>
          <w:lang w:val="en-AU"/>
        </w:rPr>
        <w:t>realziations</w:t>
      </w:r>
      <w:proofErr w:type="spellEnd"/>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2832562"/>
      <w:r>
        <w:lastRenderedPageBreak/>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 xml:space="preserve">PP-IES </w:t>
      </w:r>
      <w:r w:rsidR="00B24298">
        <w:rPr>
          <w:lang w:val="en-AU"/>
        </w:rPr>
        <w:lastRenderedPageBreak/>
        <w:t>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proofErr w:type="spellStart"/>
      <w:r w:rsidR="00DD586B">
        <w:rPr>
          <w:lang w:val="en-AU"/>
        </w:rPr>
        <w:t>presense</w:t>
      </w:r>
      <w:proofErr w:type="spellEnd"/>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ies_reg_factor</w:t>
      </w:r>
      <w:proofErr w:type="spell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r w:rsidR="00A35875">
        <w:rPr>
          <w:i/>
          <w:lang w:val="en-AU"/>
        </w:rPr>
        <w:t>parco</w:t>
      </w:r>
      <w:r w:rsidR="00A35875" w:rsidRPr="005915BF">
        <w:rPr>
          <w:i/>
          <w:lang w:val="en-AU"/>
        </w:rPr>
        <w:t>v</w:t>
      </w:r>
      <w:proofErr w:type="spell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2832563"/>
      <w:r>
        <w:lastRenderedPageBreak/>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2832564"/>
      <w:r>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proofErr w:type="gramStart"/>
      <w:r>
        <w:rPr>
          <w:lang w:val="en-AU"/>
        </w:rPr>
        <w:t>However</w:t>
      </w:r>
      <w:proofErr w:type="gramEnd"/>
      <w:r>
        <w:rPr>
          <w:lang w:val="en-AU"/>
        </w:rPr>
        <w:t xml:space="preserve">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trial and error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 xml:space="preserve">process when </w:t>
      </w:r>
      <w:r w:rsidR="003664D7">
        <w:rPr>
          <w:lang w:val="en-AU"/>
        </w:rPr>
        <w:lastRenderedPageBreak/>
        <w:t>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ies_subset_size</w:t>
      </w:r>
      <w:proofErr w:type="spell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ies_initial_lambd</w:t>
      </w:r>
      <w:r w:rsidRPr="0055185E">
        <w:rPr>
          <w:i/>
          <w:lang w:val="en-AU"/>
        </w:rPr>
        <w:t>a</w:t>
      </w:r>
      <w:proofErr w:type="spell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lastRenderedPageBreak/>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ies_accept_phi_fac</w:t>
      </w:r>
      <w:proofErr w:type="spell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ies_accept_phi</w:t>
      </w:r>
      <w:proofErr w:type="spell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ies_accept_phi_fac</w:t>
      </w:r>
      <w:proofErr w:type="spell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2832565"/>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ies_parameter_ense</w:t>
      </w:r>
      <w:r w:rsidR="00FA6513">
        <w:rPr>
          <w:i/>
          <w:lang w:val="en-AU"/>
        </w:rPr>
        <w:t>m</w:t>
      </w:r>
      <w:r w:rsidRPr="00A13484">
        <w:rPr>
          <w:i/>
          <w:lang w:val="en-AU"/>
        </w:rPr>
        <w:t>bles</w:t>
      </w:r>
      <w:proofErr w:type="spell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ies_restart_parameter_ensemble</w:t>
      </w:r>
      <w:proofErr w:type="spell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ies_restart_parameter_ensemble</w:t>
      </w:r>
      <w:proofErr w:type="spell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w:t>
      </w:r>
      <w:r w:rsidR="00EB47DF">
        <w:rPr>
          <w:lang w:val="en-AU"/>
        </w:rPr>
        <w:lastRenderedPageBreak/>
        <w:t>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(i.e.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proofErr w:type="spellStart"/>
      <w:r w:rsidR="001F0D79">
        <w:rPr>
          <w:i/>
          <w:lang w:val="en-AU"/>
        </w:rPr>
        <w:t>ies_observation_ensem</w:t>
      </w:r>
      <w:r w:rsidR="001F0D79" w:rsidRPr="00EB47DF">
        <w:rPr>
          <w:i/>
          <w:lang w:val="en-AU"/>
        </w:rPr>
        <w:t>ble</w:t>
      </w:r>
      <w:proofErr w:type="spell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ies_csv_by_reals</w:t>
      </w:r>
      <w:proofErr w:type="spell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82" w:name="_Toc72832566"/>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w:t>
      </w:r>
      <w:r>
        <w:rPr>
          <w:lang w:val="en-AU"/>
        </w:rPr>
        <w:lastRenderedPageBreak/>
        <w:t>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max_run_fail</w:t>
      </w:r>
      <w:proofErr w:type="spell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2832567"/>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2832568"/>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proofErr w:type="gramStart"/>
      <w:r w:rsidR="00B3404D">
        <w:rPr>
          <w:lang w:val="en-AU"/>
        </w:rPr>
        <w:t>However</w:t>
      </w:r>
      <w:proofErr w:type="gramEnd"/>
      <w:r w:rsidR="00B3404D">
        <w:rPr>
          <w:lang w:val="en-AU"/>
        </w:rPr>
        <w:t xml:space="preserve">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w:t>
      </w:r>
      <w:r w:rsidR="001F0283">
        <w:rPr>
          <w:lang w:val="en-AU"/>
        </w:rPr>
        <w:lastRenderedPageBreak/>
        <w:t>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2832569"/>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2832570"/>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(i.e.</w:t>
      </w:r>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w:t>
      </w:r>
      <w:r w:rsidR="004761D8">
        <w:rPr>
          <w:lang w:val="en-AU"/>
        </w:rPr>
        <w:lastRenderedPageBreak/>
        <w:t xml:space="preserve">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lastRenderedPageBreak/>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2832571"/>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2832572"/>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 xml:space="preserve">Note also that the number of control variables may change with time. Refer to the PEST++ </w:t>
      </w:r>
      <w:r>
        <w:rPr>
          <w:lang w:val="en-AU"/>
        </w:rPr>
        <w:lastRenderedPageBreak/>
        <w:t>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proofErr w:type="spellStart"/>
            <w:r w:rsidR="00DA769E">
              <w:rPr>
                <w:rFonts w:ascii="Calibri" w:hAnsi="Calibri" w:cs="Calibri"/>
                <w:sz w:val="18"/>
                <w:lang w:val="en-AU"/>
              </w:rPr>
              <w:t>compoenent</w:t>
            </w:r>
            <w:proofErr w:type="spellEnd"/>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lastRenderedPageBreak/>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save_lambda_ensembles</w:t>
            </w:r>
            <w:proofErr w:type="spellEnd"/>
            <w:r w:rsidRPr="00C40A21">
              <w:rPr>
                <w:rFonts w:ascii="Calibri" w:hAnsi="Calibri"/>
                <w:i/>
                <w:sz w:val="18"/>
                <w:lang w:val="en-AU"/>
              </w:rPr>
              <w:t>(</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proofErr w:type="spellStart"/>
            <w:r>
              <w:rPr>
                <w:rFonts w:ascii="Calibri" w:hAnsi="Calibri"/>
                <w:i/>
                <w:sz w:val="18"/>
                <w:lang w:val="en-AU"/>
              </w:rPr>
              <w:lastRenderedPageBreak/>
              <w:t>ies_num_</w:t>
            </w:r>
            <w:proofErr w:type="gramStart"/>
            <w:r>
              <w:rPr>
                <w:rFonts w:ascii="Calibri" w:hAnsi="Calibri"/>
                <w:i/>
                <w:sz w:val="18"/>
                <w:lang w:val="en-AU"/>
              </w:rPr>
              <w:t>threads</w:t>
            </w:r>
            <w:proofErr w:type="spellEnd"/>
            <w:r>
              <w:rPr>
                <w:rFonts w:ascii="Calibri" w:hAnsi="Calibri"/>
                <w:i/>
                <w:sz w:val="18"/>
                <w:lang w:val="en-AU"/>
              </w:rPr>
              <w:t>(</w:t>
            </w:r>
            <w:proofErr w:type="gramEnd"/>
            <w:r>
              <w:rPr>
                <w:rFonts w:ascii="Calibri" w:hAnsi="Calibri"/>
                <w:i/>
                <w:sz w:val="18"/>
                <w:lang w:val="en-AU"/>
              </w:rPr>
              <w:t>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proofErr w:type="spellStart"/>
            <w:r>
              <w:rPr>
                <w:rFonts w:ascii="Calibri" w:hAnsi="Calibri"/>
                <w:i/>
                <w:sz w:val="18"/>
                <w:lang w:val="en-AU"/>
              </w:rPr>
              <w:t>ies_center_on</w:t>
            </w:r>
            <w:proofErr w:type="spellEnd"/>
            <w:r>
              <w:rPr>
                <w:rFonts w:ascii="Calibri" w:hAnsi="Calibri"/>
                <w:i/>
                <w:sz w:val="18"/>
                <w:lang w:val="en-AU"/>
              </w:rPr>
              <w:t>(base)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proofErr w:type="spellStart"/>
            <w:r>
              <w:rPr>
                <w:rFonts w:asciiTheme="minorHAnsi" w:hAnsiTheme="minorHAnsi" w:cstheme="minorHAnsi"/>
                <w:sz w:val="18"/>
              </w:rPr>
              <w:t>jacobian</w:t>
            </w:r>
            <w:proofErr w:type="spellEnd"/>
            <w:r>
              <w:rPr>
                <w:rFonts w:asciiTheme="minorHAnsi" w:hAnsiTheme="minorHAnsi" w:cstheme="minorHAnsi"/>
                <w:sz w:val="18"/>
              </w:rPr>
              <w:t xml:space="preserve">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lastRenderedPageBreak/>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ies_pdc_sigma_distance</w:t>
            </w:r>
            <w:proofErr w:type="spellEnd"/>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6E3C46AF"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18306E5"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Ies_mda_init_fac</w:t>
            </w:r>
            <w:proofErr w:type="spellEnd"/>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41A0FE2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Ies_mda_final_fac</w:t>
            </w:r>
            <w:proofErr w:type="spellEnd"/>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41AF5F53"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Ies_localization_type</w:t>
            </w:r>
            <w:proofErr w:type="spellEnd"/>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4624B814"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lastRenderedPageBreak/>
              <w:t>Ies_upgrades_in_memory</w:t>
            </w:r>
            <w:proofErr w:type="spellEnd"/>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724B8A75"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proofErr w:type="spellStart"/>
            <w:r>
              <w:rPr>
                <w:rFonts w:ascii="Calibri" w:hAnsi="Calibri" w:cs="Calibri"/>
                <w:sz w:val="18"/>
                <w:lang w:val="en-AU"/>
              </w:rPr>
              <w:t>ensmebles</w:t>
            </w:r>
            <w:proofErr w:type="spellEnd"/>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p>
        </w:tc>
      </w:tr>
      <w:tr w:rsidR="00443BC3" w14:paraId="4BC60CF2" w14:textId="77777777" w:rsidTr="0067675E">
        <w:trPr>
          <w:cantSplit/>
          <w:trHeight w:val="1081"/>
        </w:trPr>
        <w:tc>
          <w:tcPr>
            <w:tcW w:w="2982" w:type="dxa"/>
            <w:shd w:val="clear" w:color="auto" w:fill="auto"/>
          </w:tcPr>
          <w:p w14:paraId="432996BE" w14:textId="11D8F03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741267A3" w:rsidR="00443BC3" w:rsidRPr="00443BC3"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4"/>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2832573"/>
      <w:r>
        <w:lastRenderedPageBreak/>
        <w:t>10. PESTPP-SWP</w:t>
      </w:r>
      <w:bookmarkEnd w:id="2089"/>
    </w:p>
    <w:p w14:paraId="77590EE7" w14:textId="77777777" w:rsidR="00975E92" w:rsidRDefault="006210E5" w:rsidP="006210E5">
      <w:pPr>
        <w:pStyle w:val="Heading2"/>
      </w:pPr>
      <w:bookmarkStart w:id="2090" w:name="_Toc72832574"/>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(i.e.</w:t>
      </w:r>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2832575"/>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(i.e.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 xml:space="preserve">If a parameter is fixed in the PEST control file, and the value provided for that </w:t>
      </w:r>
      <w:r>
        <w:rPr>
          <w:lang w:val="en-AU"/>
        </w:rPr>
        <w:lastRenderedPageBreak/>
        <w:t>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2832576"/>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lastRenderedPageBreak/>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2832577"/>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keepLines/>
        <w:widowControl/>
        <w:spacing w:before="40" w:after="0"/>
        <w:jc w:val="both"/>
      </w:pPr>
      <w:bookmarkStart w:id="2094" w:name="_Toc72832578"/>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2832579"/>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77777777" w:rsidR="006E04BD" w:rsidRPr="00937855"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d>
                  <m:dPr>
                    <m:ctrlPr>
                      <w:rPr>
                        <w:rFonts w:ascii="Cambria Math" w:hAnsi="Cambria Math"/>
                        <w:i/>
                        <w:lang w:val="en-AU"/>
                      </w:rPr>
                    </m:ctrlPr>
                  </m:dPr>
                  <m:e>
                    <m:r>
                      <m:rPr>
                        <m:sty m:val="b"/>
                      </m:rPr>
                      <w:rPr>
                        <w:rFonts w:ascii="Cambria Math" w:hAnsi="Cambria Math"/>
                        <w:lang w:val="en-AU"/>
                      </w:rPr>
                      <m:t>x</m:t>
                    </m:r>
                  </m:e>
                </m:d>
              </m:oMath>
            </m:oMathPara>
          </w:p>
          <w:p w14:paraId="50E866FE" w14:textId="77777777" w:rsidR="006E04BD" w:rsidRPr="00937855" w:rsidRDefault="006E04BD" w:rsidP="007D6D8F">
            <w:pPr>
              <w:rPr>
                <w:rFonts w:eastAsiaTheme="minorEastAsia"/>
                <w:lang w:val="en-AU"/>
              </w:rPr>
            </w:pPr>
            <m:oMathPara>
              <m:oMathParaPr>
                <m:jc m:val="left"/>
              </m:oMathParaPr>
              <m:oMath>
                <m:r>
                  <m:rPr>
                    <m:nor/>
                  </m:rPr>
                  <w:rPr>
                    <w:rFonts w:ascii="Cambria Math" w:eastAsiaTheme="minorEastAsia" w:hAnsi="Cambria Math"/>
                    <w:lang w:val="en-AU"/>
                  </w:rPr>
                  <m:t xml:space="preserve">subject to   </m:t>
                </m:r>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d>
                  <m:dPr>
                    <m:ctrlPr>
                      <w:rPr>
                        <w:rFonts w:ascii="Cambria Math" w:eastAsiaTheme="minorEastAsia" w:hAnsi="Cambria Math"/>
                        <w:i/>
                        <w:lang w:val="en-AU"/>
                      </w:rPr>
                    </m:ctrlPr>
                  </m:dPr>
                  <m:e>
                    <m:r>
                      <m:rPr>
                        <m:sty m:val="b"/>
                      </m:rPr>
                      <w:rPr>
                        <w:rFonts w:ascii="Cambria Math" w:eastAsiaTheme="minorEastAsia" w:hAnsi="Cambria Math"/>
                        <w:lang w:val="en-AU"/>
                      </w:rPr>
                      <m:t>x</m:t>
                    </m:r>
                  </m:e>
                </m:d>
                <m:r>
                  <w:rPr>
                    <w:rFonts w:ascii="Cambria Math" w:eastAsiaTheme="minorEastAsia" w:hAnsi="Cambria Math"/>
                    <w:lang w:val="en-AU"/>
                  </w:rPr>
                  <m:t>≤</m:t>
                </m:r>
                <m:sSub>
                  <m:sSubPr>
                    <m:ctrlPr>
                      <w:rPr>
                        <w:rFonts w:ascii="Cambria Math" w:eastAsiaTheme="minorEastAsia" w:hAnsi="Cambria Math"/>
                        <w:i/>
                        <w:sz w:val="22"/>
                        <w:lang w:val="en-AU"/>
                      </w:rPr>
                    </m:ctrlPr>
                  </m:sSubPr>
                  <m:e>
                    <m:r>
                      <w:rPr>
                        <w:rFonts w:ascii="Cambria Math" w:eastAsiaTheme="minorEastAsia" w:hAnsi="Cambria Math"/>
                        <w:lang w:val="en-AU"/>
                      </w:rPr>
                      <m:t>b</m:t>
                    </m:r>
                  </m:e>
                  <m:sub>
                    <m:r>
                      <w:rPr>
                        <w:rFonts w:ascii="Cambria Math" w:eastAsiaTheme="minorEastAsia" w:hAnsi="Cambria Math"/>
                        <w:lang w:val="en-AU"/>
                      </w:rPr>
                      <m:t>i</m:t>
                    </m:r>
                  </m:sub>
                </m:sSub>
                <m:r>
                  <w:rPr>
                    <w:rFonts w:ascii="Cambria Math" w:eastAsiaTheme="minorEastAsia" w:hAnsi="Cambria Math"/>
                    <w:lang w:val="en-AU"/>
                  </w:rPr>
                  <m:t>,   i=1,⋯,m</m:t>
                </m:r>
              </m:oMath>
            </m:oMathPara>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2D19842F" w14:textId="77777777" w:rsidR="006E04BD" w:rsidRPr="00BB2727"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m:t>
                        </m:r>
                      </m:sub>
                    </m:sSub>
                    <m:d>
                      <m:dPr>
                        <m:ctrlPr>
                          <w:rPr>
                            <w:rFonts w:ascii="Cambria Math" w:hAnsi="Cambria Math"/>
                            <w:i/>
                            <w:lang w:val="en-AU"/>
                          </w:rPr>
                        </m:ctrlPr>
                      </m:dPr>
                      <m:e>
                        <m:r>
                          <m:rPr>
                            <m:sty m:val="b"/>
                          </m:rPr>
                          <w:rPr>
                            <w:rFonts w:ascii="Cambria Math" w:hAnsi="Cambria Math"/>
                            <w:lang w:val="en-AU"/>
                          </w:rPr>
                          <m:t>x</m:t>
                        </m:r>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n</m:t>
                        </m:r>
                      </m:sub>
                    </m:sSub>
                    <m:r>
                      <w:rPr>
                        <w:rFonts w:ascii="Cambria Math" w:hAnsi="Cambria Math"/>
                        <w:lang w:val="en-AU"/>
                      </w:rPr>
                      <m:t>(</m:t>
                    </m:r>
                    <m:r>
                      <m:rPr>
                        <m:sty m:val="b"/>
                      </m:rPr>
                      <w:rPr>
                        <w:rFonts w:ascii="Cambria Math" w:hAnsi="Cambria Math"/>
                        <w:lang w:val="en-AU"/>
                      </w:rPr>
                      <m:t>x</m:t>
                    </m:r>
                    <m:r>
                      <w:rPr>
                        <w:rFonts w:ascii="Cambria Math" w:hAnsi="Cambria Math"/>
                        <w:lang w:val="en-AU"/>
                      </w:rPr>
                      <m:t>)</m:t>
                    </m:r>
                  </m:e>
                </m:d>
              </m:oMath>
            </m:oMathPara>
          </w:p>
          <w:p w14:paraId="46F0B7A5" w14:textId="77777777" w:rsidR="006E04BD" w:rsidRPr="00BB2727" w:rsidRDefault="006E04BD" w:rsidP="007D6D8F">
            <w:pPr>
              <w:rPr>
                <w:lang w:val="en-AU"/>
              </w:rPr>
            </w:pPr>
            <m:oMathPara>
              <m:oMathParaPr>
                <m:jc m:val="left"/>
              </m:oMathParaPr>
              <m:oMath>
                <m:r>
                  <m:rPr>
                    <m:nor/>
                  </m:rPr>
                  <w:rPr>
                    <w:rFonts w:ascii="Cambria Math" w:hAnsi="Cambria Math"/>
                    <w:lang w:val="en-AU"/>
                  </w:rPr>
                  <m:t xml:space="preserve">subject to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d>
                  <m:dPr>
                    <m:ctrlPr>
                      <w:rPr>
                        <w:rFonts w:ascii="Cambria Math" w:hAnsi="Cambria Math"/>
                        <w:i/>
                        <w:lang w:val="en-AU"/>
                      </w:rPr>
                    </m:ctrlPr>
                  </m:dPr>
                  <m:e>
                    <m:r>
                      <w:rPr>
                        <w:rFonts w:ascii="Cambria Math" w:hAnsi="Cambria Math"/>
                        <w:lang w:val="en-AU"/>
                      </w:rPr>
                      <m:t>x</m:t>
                    </m:r>
                  </m:e>
                </m:d>
                <m:r>
                  <w:rPr>
                    <w:rFonts w:ascii="Cambria Math" w:hAnsi="Cambria Math"/>
                    <w:lang w:val="en-AU"/>
                  </w:rPr>
                  <m:t>,   i=n+1,⋯,m</m:t>
                </m:r>
              </m:oMath>
            </m:oMathPara>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2832580"/>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 xml:space="preserve">PSO is an evolutionary algorithm that operates on the </w:t>
      </w:r>
      <w:proofErr w:type="spellStart"/>
      <w:r>
        <w:rPr>
          <w:lang w:val="en-AU"/>
        </w:rPr>
        <w:t>sociocognitive</w:t>
      </w:r>
      <w:proofErr w:type="spellEnd"/>
      <w:r>
        <w:rPr>
          <w:lang w:val="en-AU"/>
        </w:rPr>
        <w:t xml:space="preser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4261F9"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155BBE16" w14:textId="77777777" w:rsidR="006E04BD" w:rsidRDefault="006E04BD" w:rsidP="006E04BD">
      <w:pPr>
        <w:rPr>
          <w:lang w:val="en-AU"/>
        </w:rPr>
      </w:pPr>
      <w:r>
        <w:rPr>
          <w:lang w:val="en-AU"/>
        </w:rPr>
        <w:t xml:space="preserve">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w:t>
      </w:r>
      <w:r>
        <w:rPr>
          <w:lang w:val="en-AU"/>
        </w:rPr>
        <w:lastRenderedPageBreak/>
        <w:t xml:space="preserve">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7B9808D6" w14:textId="77777777" w:rsidR="006E04BD" w:rsidRDefault="006E04BD" w:rsidP="006E04BD">
      <w:pPr>
        <w:rPr>
          <w:lang w:val="en-AU"/>
        </w:rPr>
      </w:pPr>
    </w:p>
    <w:p w14:paraId="1297F873" w14:textId="153E2324" w:rsidR="006E04BD" w:rsidRDefault="006E04BD" w:rsidP="0082493A">
      <w:pPr>
        <w:pStyle w:val="Heading3"/>
        <w:keepLines/>
        <w:widowControl/>
        <w:numPr>
          <w:ilvl w:val="2"/>
          <w:numId w:val="30"/>
        </w:numPr>
        <w:spacing w:before="40" w:after="0"/>
        <w:jc w:val="left"/>
      </w:pPr>
      <w:bookmarkStart w:id="2097" w:name="_Toc72832581"/>
      <w:r>
        <w:t>Multi-Objective Particle Swarm optimization</w:t>
      </w:r>
      <w:bookmarkEnd w:id="2097"/>
    </w:p>
    <w:p w14:paraId="6B230D3F" w14:textId="77777777" w:rsidR="006E04BD" w:rsidRDefault="006E04BD"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5FAE3D1B" w14:textId="77777777" w:rsidR="006E04BD" w:rsidRDefault="006E04BD" w:rsidP="0082493A">
      <w:pPr>
        <w:pStyle w:val="Heading3"/>
        <w:keepLines/>
        <w:widowControl/>
        <w:numPr>
          <w:ilvl w:val="2"/>
          <w:numId w:val="30"/>
        </w:numPr>
        <w:spacing w:before="40" w:after="0"/>
        <w:jc w:val="left"/>
      </w:pPr>
      <w:bookmarkStart w:id="2098" w:name="_Toc72832582"/>
      <w:r>
        <w:lastRenderedPageBreak/>
        <w:t>Decision Variable Transformations</w:t>
      </w:r>
      <w:bookmarkEnd w:id="2098"/>
    </w:p>
    <w:p w14:paraId="3A6B13E5" w14:textId="77777777"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0CE8F8F" w14:textId="77777777" w:rsidR="006E04BD" w:rsidRDefault="006E04BD" w:rsidP="006E04BD">
      <w:pPr>
        <w:rPr>
          <w:lang w:val="en-AU"/>
        </w:rPr>
      </w:pPr>
    </w:p>
    <w:p w14:paraId="5F662309" w14:textId="77777777" w:rsidR="006E04BD" w:rsidRDefault="006E04BD" w:rsidP="0082493A">
      <w:pPr>
        <w:pStyle w:val="Heading2"/>
        <w:keepLines/>
        <w:widowControl/>
        <w:numPr>
          <w:ilvl w:val="1"/>
          <w:numId w:val="30"/>
        </w:numPr>
        <w:spacing w:before="40" w:after="0"/>
      </w:pPr>
      <w:bookmarkStart w:id="2099" w:name="_Toc72832583"/>
      <w:r>
        <w:t>Using PESTPP-PSO</w:t>
      </w:r>
      <w:bookmarkEnd w:id="2099"/>
    </w:p>
    <w:p w14:paraId="6C5AF20C" w14:textId="77777777" w:rsidR="006E04BD" w:rsidRDefault="006E04BD" w:rsidP="006E04BD">
      <w:pPr>
        <w:rPr>
          <w:lang w:val="en-AU"/>
        </w:rPr>
      </w:pPr>
    </w:p>
    <w:p w14:paraId="7804B822" w14:textId="77777777" w:rsidR="006E04BD" w:rsidRDefault="006E04BD" w:rsidP="0082493A">
      <w:pPr>
        <w:pStyle w:val="Heading3"/>
        <w:keepLines/>
        <w:widowControl/>
        <w:numPr>
          <w:ilvl w:val="2"/>
          <w:numId w:val="30"/>
        </w:numPr>
        <w:spacing w:before="40" w:after="0"/>
        <w:jc w:val="left"/>
      </w:pPr>
      <w:bookmarkStart w:id="2100" w:name="_Toc72832584"/>
      <w:r>
        <w:t>General</w:t>
      </w:r>
      <w:bookmarkEnd w:id="2100"/>
    </w:p>
    <w:p w14:paraId="6818E144" w14:textId="77777777" w:rsidR="006E04BD" w:rsidRDefault="006E04BD" w:rsidP="006E04BD">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recommended that the PESTPP-GLM is used for this with the following command (see Chapter </w:t>
      </w:r>
      <w:r w:rsidRPr="00A81F15">
        <w:rPr>
          <w:lang w:val="en-AU"/>
        </w:rPr>
        <w:lastRenderedPageBreak/>
        <w:t>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proofErr w:type="spellStart"/>
      <w:r w:rsidRPr="00BD0E0F">
        <w:rPr>
          <w:rFonts w:ascii="Courier New" w:hAnsi="Courier New" w:cs="Courier New"/>
          <w:sz w:val="20"/>
          <w:lang w:val="en-AU"/>
        </w:rPr>
        <w:t>pestpp-</w:t>
      </w:r>
      <w:r>
        <w:rPr>
          <w:rFonts w:ascii="Courier New" w:hAnsi="Courier New" w:cs="Courier New"/>
          <w:sz w:val="20"/>
          <w:lang w:val="en-AU"/>
        </w:rPr>
        <w:t>glm</w:t>
      </w:r>
      <w:proofErr w:type="spellEnd"/>
      <w:r w:rsidRPr="00BD0E0F">
        <w:rPr>
          <w:rFonts w:ascii="Courier New" w:hAnsi="Courier New" w:cs="Courier New"/>
          <w:sz w:val="20"/>
          <w:lang w:val="en-AU"/>
        </w:rPr>
        <w:t xml:space="preserve"> case.pst /h </w:t>
      </w:r>
      <w:proofErr w:type="spellStart"/>
      <w:proofErr w:type="gramStart"/>
      <w:r w:rsidRPr="00BD0E0F">
        <w:rPr>
          <w:rFonts w:ascii="Courier New" w:hAnsi="Courier New" w:cs="Courier New"/>
          <w:sz w:val="20"/>
          <w:lang w:val="en-AU"/>
        </w:rPr>
        <w:t>textstring:port</w:t>
      </w:r>
      <w:proofErr w:type="spellEnd"/>
      <w:proofErr w:type="gram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77777777" w:rsidR="006E04BD" w:rsidRPr="00A81F15" w:rsidRDefault="006E04BD" w:rsidP="0082493A">
      <w:pPr>
        <w:pStyle w:val="Heading3"/>
        <w:keepLines/>
        <w:widowControl/>
        <w:numPr>
          <w:ilvl w:val="2"/>
          <w:numId w:val="30"/>
        </w:numPr>
        <w:spacing w:before="40" w:after="0"/>
        <w:jc w:val="left"/>
      </w:pPr>
      <w:bookmarkStart w:id="2101" w:name="_Toc72832585"/>
      <w:r w:rsidRPr="00A81F15">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4261F9"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77777777" w:rsidR="006E04BD" w:rsidRDefault="006E04BD" w:rsidP="007D6D8F">
            <w:pPr>
              <w:rPr>
                <w:lang w:val="en-AU"/>
              </w:rPr>
            </w:pPr>
            <w:r>
              <w:rPr>
                <w:lang w:val="en-AU"/>
              </w:rPr>
              <w:t>(X.3)</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72832586"/>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2436B3">
        <w:rPr>
          <w:i/>
          <w:lang w:val="en-AU"/>
        </w:rPr>
        <w:t>Coello</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2436B3">
        <w:rPr>
          <w:i/>
          <w:lang w:val="en-AU"/>
        </w:rPr>
        <w:t>Siade</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4261F9"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1A38D5D3" w14:textId="77777777" w:rsidR="006E04BD" w:rsidRDefault="006E04BD" w:rsidP="006E04BD">
      <w:pPr>
        <w:rPr>
          <w:lang w:val="en-AU"/>
        </w:rPr>
      </w:pPr>
    </w:p>
    <w:p w14:paraId="116FB3BB" w14:textId="77777777"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2CD1526F" w14:textId="77777777" w:rsidR="006E04BD" w:rsidRDefault="006E04BD" w:rsidP="006E04BD">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 i.e.,</w:t>
      </w:r>
    </w:p>
    <w:p w14:paraId="755431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3600B233" w14:textId="77777777" w:rsidTr="007D6D8F">
        <w:tc>
          <w:tcPr>
            <w:tcW w:w="8217" w:type="dxa"/>
          </w:tcPr>
          <w:p w14:paraId="39FB2EA0" w14:textId="77777777" w:rsidR="006E04BD" w:rsidRPr="006D692F" w:rsidRDefault="006E04BD" w:rsidP="007D6D8F">
            <w:pPr>
              <w:rPr>
                <w:lang w:val="en-AU"/>
              </w:rPr>
            </w:pPr>
            <m:oMathPara>
              <m:oMathParaPr>
                <m:jc m:val="left"/>
              </m:oMathParaPr>
              <m:oMath>
                <m:r>
                  <m:rPr>
                    <m:nor/>
                  </m:rPr>
                  <w:rPr>
                    <w:rFonts w:ascii="Cambria Math" w:hAnsi="Cambria Math"/>
                    <w:lang w:val="en-AU"/>
                  </w:rPr>
                  <m:t>PTONME</m:t>
                </m:r>
                <m:r>
                  <w:rPr>
                    <w:rFonts w:ascii="Cambria Math" w:hAnsi="Cambria Math"/>
                    <w:lang w:val="en-AU"/>
                  </w:rPr>
                  <m:t>=</m:t>
                </m:r>
                <m:nary>
                  <m:naryPr>
                    <m:chr m:val="∑"/>
                    <m:limLoc m:val="undOvr"/>
                    <m:supHide m:val="1"/>
                    <m:ctrlPr>
                      <w:rPr>
                        <w:rFonts w:ascii="Cambria Math" w:hAnsi="Cambria Math"/>
                        <w:i/>
                        <w:lang w:val="en-AU"/>
                      </w:rPr>
                    </m:ctrlPr>
                  </m:naryPr>
                  <m:sub>
                    <m:r>
                      <m:rPr>
                        <m:nor/>
                      </m:rPr>
                      <w:rPr>
                        <w:rFonts w:ascii="Cambria Math" w:hAnsi="Cambria Math"/>
                        <w:lang w:val="en-AU"/>
                      </w:rPr>
                      <m:t>PTOGPNME = PTONME</m:t>
                    </m:r>
                  </m:sub>
                  <m:sup/>
                  <m:e>
                    <m:sSub>
                      <m:sSubPr>
                        <m:ctrlPr>
                          <w:rPr>
                            <w:rFonts w:ascii="Cambria Math" w:hAnsi="Cambria Math"/>
                            <w:i/>
                            <w:lang w:val="en-AU"/>
                          </w:rPr>
                        </m:ctrlPr>
                      </m:sSubPr>
                      <m:e>
                        <m:r>
                          <m:rPr>
                            <m:nor/>
                          </m:rPr>
                          <w:rPr>
                            <w:rFonts w:ascii="Cambria Math" w:hAnsi="Cambria Math"/>
                            <w:lang w:val="en-AU"/>
                          </w:rPr>
                          <m:t>PTOW</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m:rPr>
                            <m:nor/>
                          </m:rPr>
                          <w:rPr>
                            <w:rFonts w:ascii="Cambria Math" w:hAnsi="Cambria Math"/>
                            <w:lang w:val="en-AU"/>
                          </w:rPr>
                          <m:t>OBJNME</m:t>
                        </m:r>
                      </m:e>
                      <m:sub>
                        <m:r>
                          <w:rPr>
                            <w:rFonts w:ascii="Cambria Math" w:hAnsi="Cambria Math"/>
                            <w:lang w:val="en-AU"/>
                          </w:rPr>
                          <m:t>i</m:t>
                        </m:r>
                      </m:sub>
                    </m:sSub>
                  </m:e>
                </m:nary>
              </m:oMath>
            </m:oMathPara>
          </w:p>
        </w:tc>
        <w:tc>
          <w:tcPr>
            <w:tcW w:w="793" w:type="dxa"/>
          </w:tcPr>
          <w:p w14:paraId="74387C2D" w14:textId="2A86374C" w:rsidR="006E04BD" w:rsidRDefault="006E04BD" w:rsidP="007D6D8F">
            <w:pPr>
              <w:rPr>
                <w:lang w:val="en-AU"/>
              </w:rPr>
            </w:pPr>
            <w:r>
              <w:rPr>
                <w:lang w:val="en-AU"/>
              </w:rPr>
              <w:t>(</w:t>
            </w:r>
            <w:r w:rsidR="00242DFF">
              <w:rPr>
                <w:lang w:val="en-AU"/>
              </w:rPr>
              <w:t>11</w:t>
            </w:r>
            <w:r>
              <w:rPr>
                <w:lang w:val="en-AU"/>
              </w:rPr>
              <w:t>.7)</w:t>
            </w:r>
          </w:p>
        </w:tc>
      </w:tr>
    </w:tbl>
    <w:p w14:paraId="53C11F13" w14:textId="77777777" w:rsidR="006E04BD" w:rsidRDefault="006E04BD" w:rsidP="006E04BD">
      <w:pPr>
        <w:rPr>
          <w:lang w:val="en-AU"/>
        </w:rPr>
      </w:pPr>
    </w:p>
    <w:p w14:paraId="32D1FFDC" w14:textId="77777777" w:rsidR="006E04BD" w:rsidRDefault="006E04BD" w:rsidP="0082493A">
      <w:pPr>
        <w:pStyle w:val="Heading3"/>
        <w:keepLines/>
        <w:widowControl/>
        <w:numPr>
          <w:ilvl w:val="2"/>
          <w:numId w:val="30"/>
        </w:numPr>
        <w:spacing w:before="40" w:after="0"/>
        <w:jc w:val="left"/>
      </w:pPr>
      <w:bookmarkStart w:id="2103" w:name="_Toc72832587"/>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w:t>
      </w:r>
      <w:r w:rsidRPr="00A81F15">
        <w:rPr>
          <w:lang w:val="en-AU"/>
        </w:rPr>
        <w:lastRenderedPageBreak/>
        <w:t xml:space="preserve">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2E692F63" w14:textId="292EAD23" w:rsidR="006E04BD" w:rsidRPr="00960D53" w:rsidRDefault="006E04BD" w:rsidP="006E04BD">
      <w:pPr>
        <w:rPr>
          <w:lang w:val="en-AU"/>
        </w:rPr>
      </w:pPr>
      <w:r>
        <w:rPr>
          <w:lang w:val="en-AU"/>
        </w:rPr>
        <w:t xml:space="preserve">The external initial-swarm file can also be used in other ways. For example, if the user simply wishes to execute a large number of model-runs, e.g., from the output of a Monte Carlo </w:t>
      </w:r>
      <w:r>
        <w:rPr>
          <w:lang w:val="en-AU"/>
        </w:rPr>
        <w:lastRenderedPageBreak/>
        <w:t xml:space="preserve">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144BBA44" w14:textId="77777777" w:rsidR="006E04BD" w:rsidRDefault="006E04BD" w:rsidP="006E04BD">
      <w:pPr>
        <w:rPr>
          <w:lang w:val="en-AU"/>
        </w:rPr>
      </w:pPr>
    </w:p>
    <w:p w14:paraId="38357940" w14:textId="77777777" w:rsidR="006E04BD" w:rsidRPr="00F01CDF" w:rsidRDefault="006E04BD" w:rsidP="006E04BD">
      <w:pPr>
        <w:rPr>
          <w:b/>
          <w:lang w:val="en-AU"/>
        </w:rPr>
      </w:pPr>
    </w:p>
    <w:p w14:paraId="76796F14" w14:textId="77777777" w:rsidR="006E04BD" w:rsidRDefault="006E04BD" w:rsidP="0082493A">
      <w:pPr>
        <w:pStyle w:val="Heading2"/>
        <w:keepLines/>
        <w:widowControl/>
        <w:numPr>
          <w:ilvl w:val="1"/>
          <w:numId w:val="30"/>
        </w:numPr>
        <w:spacing w:before="40" w:after="0"/>
      </w:pPr>
      <w:bookmarkStart w:id="2104" w:name="_Toc72832588"/>
      <w:r>
        <w:t>PESTPP-PSO Output Files</w:t>
      </w:r>
      <w:bookmarkEnd w:id="2104"/>
    </w:p>
    <w:p w14:paraId="2BA74283" w14:textId="77777777" w:rsidR="006E04BD" w:rsidRPr="00F36391" w:rsidRDefault="006E04BD" w:rsidP="006E04BD">
      <w:pPr>
        <w:rPr>
          <w:lang w:val="en-AU"/>
        </w:rPr>
      </w:pPr>
    </w:p>
    <w:p w14:paraId="4AAF52F6" w14:textId="77777777"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430E8A1F" w14:textId="77777777" w:rsidR="006E04BD" w:rsidRDefault="006E04BD" w:rsidP="006E04BD">
      <w:pPr>
        <w:rPr>
          <w:lang w:val="en-AU"/>
        </w:rPr>
      </w:pPr>
    </w:p>
    <w:p w14:paraId="1FD5B08A" w14:textId="77777777" w:rsidR="006E04BD" w:rsidRDefault="006E04BD"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lastRenderedPageBreak/>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p>
    <w:p w14:paraId="3C5B37A2" w14:textId="6B2F4478" w:rsidR="005F39E4" w:rsidRDefault="005F39E4" w:rsidP="005F39E4">
      <w:pPr>
        <w:pStyle w:val="Heading1"/>
      </w:pPr>
      <w:bookmarkStart w:id="2263" w:name="_Toc72832589"/>
      <w:r>
        <w:t>12. PESTPP-DA</w:t>
      </w:r>
      <w:bookmarkEnd w:id="2263"/>
    </w:p>
    <w:p w14:paraId="12722161" w14:textId="209CEF5B" w:rsidR="005F39E4" w:rsidRDefault="005F39E4" w:rsidP="005F39E4">
      <w:pPr>
        <w:pStyle w:val="Heading2"/>
      </w:pPr>
      <w:bookmarkStart w:id="2264" w:name="_Toc72832590"/>
      <w:r>
        <w:t>12.1 Introduction</w:t>
      </w:r>
      <w:bookmarkEnd w:id="2264"/>
    </w:p>
    <w:p w14:paraId="3F774122" w14:textId="6F6C405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w:t>
      </w:r>
      <w:proofErr w:type="spellStart"/>
      <w:r>
        <w:rPr>
          <w:lang w:val="en-AU"/>
        </w:rPr>
        <w:t>forcings</w:t>
      </w:r>
      <w:proofErr w:type="spellEnd"/>
      <w:r>
        <w:rPr>
          <w:lang w:val="en-AU"/>
        </w:rPr>
        <w:t xml:space="preserve">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a user </w:t>
      </w:r>
      <w:proofErr w:type="gramStart"/>
      <w:r w:rsidR="00D40D02">
        <w:rPr>
          <w:lang w:val="en-AU"/>
        </w:rPr>
        <w:t>needs</w:t>
      </w:r>
      <w:proofErr w:type="gramEnd"/>
      <w:r w:rsidR="00D40D02">
        <w:rPr>
          <w:lang w:val="en-AU"/>
        </w:rPr>
        <w:t xml:space="preserve">. Cycles can be used to represent </w:t>
      </w:r>
      <w:r w:rsidR="0069093A">
        <w:rPr>
          <w:lang w:val="en-AU"/>
        </w:rPr>
        <w:t>one-time</w:t>
      </w:r>
      <w:r w:rsidR="00D40D02">
        <w:rPr>
          <w:lang w:val="en-AU"/>
        </w:rPr>
        <w:t xml:space="preserve"> step; in this case </w:t>
      </w:r>
      <w:proofErr w:type="spellStart"/>
      <w:r w:rsidR="00D40D02">
        <w:rPr>
          <w:lang w:val="en-AU"/>
        </w:rPr>
        <w:t>case</w:t>
      </w:r>
      <w:proofErr w:type="spellEnd"/>
      <w:r w:rsidR="00D40D02">
        <w:rPr>
          <w:lang w:val="en-AU"/>
        </w:rPr>
        <w:t xml:space="preserve"> the forward model will be run (advanced in time) for one time step</w:t>
      </w:r>
      <w:r w:rsidR="009849A7">
        <w:rPr>
          <w:lang w:val="en-AU"/>
        </w:rPr>
        <w:t xml:space="preserve"> to </w:t>
      </w:r>
      <w:proofErr w:type="spellStart"/>
      <w:r w:rsidR="009849A7">
        <w:rPr>
          <w:lang w:val="en-AU"/>
        </w:rPr>
        <w:t>implemnent</w:t>
      </w:r>
      <w:proofErr w:type="spellEnd"/>
      <w:r w:rsidR="009849A7">
        <w:rPr>
          <w:lang w:val="en-AU"/>
        </w:rPr>
        <w:t xml:space="preserve"> Ensemble Kalman Filter</w:t>
      </w:r>
      <w:r w:rsidR="00D40D02">
        <w:rPr>
          <w:lang w:val="en-AU"/>
        </w:rPr>
        <w:t>.</w:t>
      </w:r>
      <w:r w:rsidR="0069093A">
        <w:rPr>
          <w:lang w:val="en-AU"/>
        </w:rPr>
        <w:t xml:space="preserve"> In other cases, the </w:t>
      </w:r>
      <w:r w:rsidR="009849A7">
        <w:rPr>
          <w:lang w:val="en-AU"/>
        </w:rPr>
        <w:t>entire simulation period can be represented using one cycle to implement Ensemble Smoother.</w:t>
      </w:r>
      <w:r w:rsidR="00D40D02">
        <w:rPr>
          <w:lang w:val="en-AU"/>
        </w:rPr>
        <w:t xml:space="preserve">  </w:t>
      </w:r>
      <w:r>
        <w:rPr>
          <w:lang w:val="en-AU"/>
        </w:rPr>
        <w:t xml:space="preserve">The </w:t>
      </w:r>
      <w:proofErr w:type="spellStart"/>
      <w:r>
        <w:rPr>
          <w:lang w:val="en-AU"/>
        </w:rPr>
        <w:t>archetal</w:t>
      </w:r>
      <w:proofErr w:type="spellEnd"/>
      <w:r>
        <w:rPr>
          <w:lang w:val="en-AU"/>
        </w:rPr>
        <w:t xml:space="preserve"> sequential data assimilation algorithm is the ensemble Kalman </w:t>
      </w:r>
      <w:proofErr w:type="spellStart"/>
      <w:r>
        <w:rPr>
          <w:lang w:val="en-AU"/>
        </w:rPr>
        <w:t>fitler</w:t>
      </w:r>
      <w:proofErr w:type="spellEnd"/>
      <w:r>
        <w:rPr>
          <w:lang w:val="en-AU"/>
        </w:rPr>
        <w:t xml:space="preserve"> (Evenson</w:t>
      </w:r>
      <w:r w:rsidR="00C0092B">
        <w:rPr>
          <w:lang w:val="en-AU"/>
        </w:rPr>
        <w:t xml:space="preserve"> 2003</w:t>
      </w:r>
      <w:r>
        <w:rPr>
          <w:lang w:val="en-AU"/>
        </w:rPr>
        <w:t xml:space="preserve">).  </w:t>
      </w:r>
      <w:r w:rsidR="009849A7">
        <w:rPr>
          <w:lang w:val="en-AU"/>
        </w:rPr>
        <w:t xml:space="preserve">More about “assimilation cycles” and assimilation schemes are introduced in this chapter. </w:t>
      </w:r>
    </w:p>
    <w:p w14:paraId="3598DF68" w14:textId="41C935B3" w:rsidR="005F39E4" w:rsidRDefault="005F39E4" w:rsidP="005F39E4">
      <w:pPr>
        <w:rPr>
          <w:lang w:val="en-AU"/>
        </w:rPr>
      </w:pPr>
      <w:r>
        <w:rPr>
          <w:lang w:val="en-AU"/>
        </w:rPr>
        <w:t xml:space="preserve">To facilitate PESTPP-DA’s ability to advance cycles, it will normally be </w:t>
      </w:r>
      <w:proofErr w:type="spellStart"/>
      <w:r>
        <w:rPr>
          <w:lang w:val="en-AU"/>
        </w:rPr>
        <w:t>nessecary</w:t>
      </w:r>
      <w:proofErr w:type="spellEnd"/>
      <w:r>
        <w:rPr>
          <w:lang w:val="en-AU"/>
        </w:rPr>
        <w:t xml:space="preserve"> to define “dynamic states”, which are quantities that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 xml:space="preserve">(e.g.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 current day being simulated</w:t>
      </w:r>
      <w:r>
        <w:rPr>
          <w:lang w:val="en-AU"/>
        </w:rPr>
        <w:t>).  Luckily, the PEST interface provides a natural framework this state tracking – users simply need to define instruction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through the use of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1977B81E"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(Evenson,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proofErr w:type="spellStart"/>
      <w:r>
        <w:rPr>
          <w:lang w:val="en-AU"/>
        </w:rPr>
        <w:t>defiintions</w:t>
      </w:r>
      <w:proofErr w:type="spellEnd"/>
      <w:r>
        <w:rPr>
          <w:lang w:val="en-AU"/>
        </w:rPr>
        <w:t xml:space="preserve"> support in PESTPP-DA allow users to define any form of sequential data </w:t>
      </w:r>
      <w:r>
        <w:rPr>
          <w:lang w:val="en-AU"/>
        </w:rPr>
        <w:lastRenderedPageBreak/>
        <w:t xml:space="preserve">assimilation from hourly to daily to arbitrary mixtures of hours, days, months, seasons, decades, etc.  This </w:t>
      </w:r>
      <w:proofErr w:type="spellStart"/>
      <w:r>
        <w:rPr>
          <w:lang w:val="en-AU"/>
        </w:rPr>
        <w:t>flexilibity</w:t>
      </w:r>
      <w:proofErr w:type="spellEnd"/>
      <w:r>
        <w:rPr>
          <w:lang w:val="en-AU"/>
        </w:rPr>
        <w:t xml:space="preserve"> is unique in the PEST and PEST++ space to PESTPP-DA and makes PESTPP-DA a very powerful tool. </w:t>
      </w:r>
      <w:r w:rsidR="009849A7">
        <w:rPr>
          <w:lang w:val="en-AU"/>
        </w:rPr>
        <w:t xml:space="preserve">In the following section, the theory of data assimilation and </w:t>
      </w:r>
      <w:proofErr w:type="spellStart"/>
      <w:r w:rsidR="009849A7">
        <w:rPr>
          <w:lang w:val="en-AU"/>
        </w:rPr>
        <w:t>teminalogy</w:t>
      </w:r>
      <w:proofErr w:type="spellEnd"/>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5" w:name="_Toc72832591"/>
      <w:r>
        <w:t>12.2 Theory</w:t>
      </w:r>
      <w:bookmarkEnd w:id="2265"/>
    </w:p>
    <w:p w14:paraId="77D0EBBB" w14:textId="7726D41A" w:rsidR="005F39E4" w:rsidRDefault="005F39E4" w:rsidP="005F39E4">
      <w:pPr>
        <w:pStyle w:val="Heading3"/>
      </w:pPr>
      <w:bookmarkStart w:id="2266" w:name="_Toc72832592"/>
      <w:r>
        <w:t xml:space="preserve">12.2.1 </w:t>
      </w:r>
      <w:r w:rsidR="00566970">
        <w:t xml:space="preserve">Background and </w:t>
      </w:r>
      <w:r>
        <w:t>Basic Equations</w:t>
      </w:r>
      <w:bookmarkEnd w:id="2266"/>
    </w:p>
    <w:p w14:paraId="46F2F6C0" w14:textId="367A6DE4"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states) with</w:t>
      </w:r>
      <w:r w:rsidR="00212146">
        <w:rPr>
          <w:lang w:val="en-AU"/>
        </w:rPr>
        <w:t xml:space="preserve"> uncertain observation</w:t>
      </w:r>
      <w:r w:rsidR="00D03B3F">
        <w:rPr>
          <w:lang w:val="en-AU"/>
        </w:rPr>
        <w:t>s</w:t>
      </w:r>
      <w:r w:rsidR="00212146">
        <w:rPr>
          <w:lang w:val="en-AU"/>
        </w:rPr>
        <w:t xml:space="preserve"> to estimate model parameters and states as </w:t>
      </w:r>
      <w:r w:rsidR="00C0092B">
        <w:rPr>
          <w:lang w:val="en-AU"/>
        </w:rPr>
        <w:t>the model</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C11A2CB" w:rsidR="00F036F7" w:rsidRDefault="00F036F7" w:rsidP="00F036F7">
      <w:pPr>
        <w:pStyle w:val="ListParagraph"/>
        <w:numPr>
          <w:ilvl w:val="0"/>
          <w:numId w:val="20"/>
        </w:numPr>
        <w:rPr>
          <w:lang w:val="en-AU"/>
        </w:rPr>
      </w:pPr>
      <w:r>
        <w:rPr>
          <w:lang w:val="en-AU"/>
        </w:rPr>
        <w:t xml:space="preserve">Dynamic states are transient quantities that are simulated by the model. In groundwater model, the </w:t>
      </w:r>
      <w:r w:rsidR="00C0092B">
        <w:rPr>
          <w:lang w:val="en-AU"/>
        </w:rPr>
        <w:t>simulated groundwater levels</w:t>
      </w:r>
      <w:r>
        <w:rPr>
          <w:lang w:val="en-AU"/>
        </w:rPr>
        <w:t xml:space="preserve"> at all model cells are the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current time step/stress period.  In a standard model run, the simulation software internally transfers the previous time simulated states to be the initial conditions for the current time.  In data assimilation, using the previous simulated states, in combination with any static parameters, we seek to</w:t>
      </w:r>
      <w:proofErr w:type="gramStart"/>
      <w:r w:rsidR="00C0092B">
        <w:rPr>
          <w:lang w:val="en-AU"/>
        </w:rPr>
        <w:t xml:space="preserve">   </w:t>
      </w:r>
      <w:r>
        <w:rPr>
          <w:lang w:val="en-AU"/>
        </w:rPr>
        <w:t>“</w:t>
      </w:r>
      <w:proofErr w:type="gramEnd"/>
      <w:r>
        <w:rPr>
          <w:lang w:val="en-AU"/>
        </w:rPr>
        <w:t>forecast” dynamic state</w:t>
      </w:r>
      <w:r w:rsidR="00C0092B">
        <w:rPr>
          <w:lang w:val="en-AU"/>
        </w:rPr>
        <w:t xml:space="preserve"> forward in time</w:t>
      </w:r>
      <w:r>
        <w:rPr>
          <w:lang w:val="en-AU"/>
        </w:rPr>
        <w:t>.</w:t>
      </w:r>
    </w:p>
    <w:p w14:paraId="43D0CA4F" w14:textId="209743F8" w:rsidR="00F036F7" w:rsidRDefault="00F036F7" w:rsidP="00F036F7">
      <w:pPr>
        <w:pStyle w:val="ListParagraph"/>
        <w:numPr>
          <w:ilvl w:val="0"/>
          <w:numId w:val="20"/>
        </w:numPr>
        <w:rPr>
          <w:lang w:val="en-AU"/>
        </w:rPr>
      </w:pPr>
      <w:r>
        <w:rPr>
          <w:lang w:val="en-AU"/>
        </w:rPr>
        <w:t xml:space="preserve">Static parameters are model inputs that are not changing in </w:t>
      </w:r>
      <w:proofErr w:type="gramStart"/>
      <w:r>
        <w:rPr>
          <w:lang w:val="en-AU"/>
        </w:rPr>
        <w:t>time</w:t>
      </w:r>
      <w:r w:rsidR="00C0092B">
        <w:rPr>
          <w:lang w:val="en-AU"/>
        </w:rPr>
        <w:t>, but</w:t>
      </w:r>
      <w:proofErr w:type="gramEnd"/>
      <w:r w:rsidR="00C0092B">
        <w:rPr>
          <w:lang w:val="en-AU"/>
        </w:rPr>
        <w:t xml:space="preserve"> may influence</w:t>
      </w:r>
      <w:r>
        <w:rPr>
          <w:lang w:val="en-AU"/>
        </w:rPr>
        <w:t xml:space="preserve"> the evolution of the dynamic state. For example, the hydraulic </w:t>
      </w:r>
      <w:proofErr w:type="spellStart"/>
      <w:r>
        <w:rPr>
          <w:lang w:val="en-AU"/>
        </w:rPr>
        <w:t>conditivity</w:t>
      </w:r>
      <w:proofErr w:type="spellEnd"/>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F036F7">
      <w:pPr>
        <w:pStyle w:val="ListParagraph"/>
        <w:numPr>
          <w:ilvl w:val="0"/>
          <w:numId w:val="20"/>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044CBE25" w:rsidR="00D95B18" w:rsidRDefault="00D95B18" w:rsidP="00F036F7">
      <w:pPr>
        <w:pStyle w:val="ListParagraph"/>
        <w:numPr>
          <w:ilvl w:val="0"/>
          <w:numId w:val="20"/>
        </w:numPr>
        <w:rPr>
          <w:lang w:val="en-AU"/>
        </w:rPr>
      </w:pPr>
      <w:r>
        <w:rPr>
          <w:lang w:val="en-AU"/>
        </w:rPr>
        <w:t>The model is mathematical, or numerical representation of a physical system. The model uses the “initial” dynamic state, static and dynamic parameters to compute (simulate) the “forecast” dynamic state</w:t>
      </w:r>
      <w:r w:rsidR="003E21A8">
        <w:rPr>
          <w:lang w:val="en-AU"/>
        </w:rPr>
        <w:t xml:space="preserve"> for each assimilation cycle</w:t>
      </w:r>
      <w:r>
        <w:rPr>
          <w:lang w:val="en-AU"/>
        </w:rPr>
        <w:t xml:space="preserve">.  These mathematical or numerical representation can linear or nonlinear. </w:t>
      </w:r>
    </w:p>
    <w:p w14:paraId="3DAB7D69" w14:textId="6A4673EA" w:rsidR="00D95B18" w:rsidRDefault="00D95B18" w:rsidP="00F036F7">
      <w:pPr>
        <w:pStyle w:val="ListParagraph"/>
        <w:numPr>
          <w:ilvl w:val="0"/>
          <w:numId w:val="20"/>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Usually </w:t>
      </w:r>
      <w:r w:rsidR="00566970">
        <w:rPr>
          <w:lang w:val="en-AU"/>
        </w:rPr>
        <w:t>these observations</w:t>
      </w:r>
      <w:r>
        <w:rPr>
          <w:lang w:val="en-AU"/>
        </w:rPr>
        <w:t xml:space="preserve"> </w:t>
      </w:r>
      <w:r w:rsidR="003E21A8">
        <w:rPr>
          <w:lang w:val="en-AU"/>
        </w:rPr>
        <w:t>contain</w:t>
      </w:r>
      <w:r>
        <w:rPr>
          <w:lang w:val="en-AU"/>
        </w:rPr>
        <w:t xml:space="preserve"> measurement errors. </w:t>
      </w:r>
      <w:r w:rsidR="00376AB4">
        <w:rPr>
          <w:lang w:val="en-AU"/>
        </w:rPr>
        <w:t>Typically, measurement errors are unknown</w:t>
      </w:r>
      <w:r w:rsidR="003E21A8">
        <w:rPr>
          <w:lang w:val="en-AU"/>
        </w:rPr>
        <w:t xml:space="preserve"> exactly and also represent some of the shortcomings of the model structure.  O</w:t>
      </w:r>
      <w:r w:rsidR="00376AB4">
        <w:rPr>
          <w:lang w:val="en-AU"/>
        </w:rPr>
        <w:t xml:space="preserve">ften this term is used to </w:t>
      </w:r>
      <w:proofErr w:type="spellStart"/>
      <w:r w:rsidR="00376AB4">
        <w:rPr>
          <w:lang w:val="en-AU"/>
        </w:rPr>
        <w:t>quantifiy</w:t>
      </w:r>
      <w:proofErr w:type="spellEnd"/>
      <w:r w:rsidR="00376AB4">
        <w:rPr>
          <w:lang w:val="en-AU"/>
        </w:rPr>
        <w:t xml:space="preserve"> prior confidence in </w:t>
      </w:r>
      <w:r w:rsidR="00836926">
        <w:rPr>
          <w:lang w:val="en-AU"/>
        </w:rPr>
        <w:t>field measurements.</w:t>
      </w:r>
    </w:p>
    <w:p w14:paraId="2EE6EE56" w14:textId="6FBC1C3C" w:rsidR="00836926" w:rsidRDefault="00566970" w:rsidP="00F036F7">
      <w:pPr>
        <w:pStyle w:val="ListParagraph"/>
        <w:numPr>
          <w:ilvl w:val="0"/>
          <w:numId w:val="20"/>
        </w:numPr>
        <w:rPr>
          <w:lang w:val="en-AU"/>
        </w:rPr>
      </w:pPr>
      <w:r>
        <w:rPr>
          <w:lang w:val="en-AU"/>
        </w:rPr>
        <w:t xml:space="preserve">Simulated </w:t>
      </w:r>
      <w:proofErr w:type="spellStart"/>
      <w:r>
        <w:rPr>
          <w:lang w:val="en-AU"/>
        </w:rPr>
        <w:t>equivelent</w:t>
      </w:r>
      <w:proofErr w:type="spellEnd"/>
      <w:r>
        <w:rPr>
          <w:lang w:val="en-AU"/>
        </w:rPr>
        <w:t xml:space="preserve"> are model simulated outputs that represent the simulated reality</w:t>
      </w:r>
      <w:r w:rsidR="003E21A8">
        <w:rPr>
          <w:lang w:val="en-AU"/>
        </w:rPr>
        <w:t xml:space="preserve"> compared to the observations that were collected or derived from the natural system the model simulates</w:t>
      </w:r>
      <w:r>
        <w:rPr>
          <w:lang w:val="en-AU"/>
        </w:rPr>
        <w:t xml:space="preserve">. The differences between observations and simulated equivalents are the residual errors. </w:t>
      </w:r>
    </w:p>
    <w:p w14:paraId="366F844F" w14:textId="5B9234F2"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ins w:id="2267" w:author="Alzraiee, Ayman H" w:date="2021-05-25T20:49:00Z">
        <w:r w:rsidR="00AE438C">
          <w:rPr>
            <w:lang w:val="en-AU"/>
          </w:rPr>
          <w:t>,</w:t>
        </w:r>
      </w:ins>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ins w:id="2268" w:author="Alzraiee, Ayman H" w:date="2021-05-25T20:49:00Z">
        <w:r w:rsidR="00AE438C">
          <w:rPr>
            <w:lang w:val="en-AU"/>
          </w:rPr>
          <w:t>s</w:t>
        </w:r>
      </w:ins>
      <w:r w:rsidR="002A2EDF">
        <w:rPr>
          <w:lang w:val="en-AU"/>
        </w:rPr>
        <w:t xml:space="preserve"> the prior </w:t>
      </w:r>
      <w:del w:id="2269" w:author="Alzraiee, Ayman H" w:date="2021-05-25T20:49:00Z">
        <w:r w:rsidR="002A2EDF" w:rsidDel="00AE438C">
          <w:rPr>
            <w:lang w:val="en-AU"/>
          </w:rPr>
          <w:delText xml:space="preserve">knowledge </w:delText>
        </w:r>
      </w:del>
      <w:ins w:id="2270" w:author="Alzraiee, Ayman H" w:date="2021-05-25T20:49:00Z">
        <w:r w:rsidR="00AE438C">
          <w:rPr>
            <w:lang w:val="en-AU"/>
          </w:rPr>
          <w:t>u</w:t>
        </w:r>
      </w:ins>
      <w:ins w:id="2271" w:author="Alzraiee, Ayman H" w:date="2021-05-25T20:50:00Z">
        <w:r w:rsidR="00AE438C">
          <w:rPr>
            <w:lang w:val="en-AU"/>
          </w:rPr>
          <w:t>ncertain</w:t>
        </w:r>
        <w:del w:id="2272" w:author="Jeremy White" w:date="2021-05-26T08:05:00Z">
          <w:r w:rsidR="00AE438C" w:rsidDel="00D94C2E">
            <w:rPr>
              <w:lang w:val="en-AU"/>
            </w:rPr>
            <w:delText>i</w:delText>
          </w:r>
        </w:del>
        <w:r w:rsidR="00AE438C">
          <w:rPr>
            <w:lang w:val="en-AU"/>
          </w:rPr>
          <w:t>ty</w:t>
        </w:r>
      </w:ins>
      <w:ins w:id="2273" w:author="Alzraiee, Ayman H" w:date="2021-05-25T20:49:00Z">
        <w:r w:rsidR="00AE438C">
          <w:rPr>
            <w:lang w:val="en-AU"/>
          </w:rPr>
          <w:t xml:space="preserve"> </w:t>
        </w:r>
      </w:ins>
      <w:r w:rsidR="002A2EDF">
        <w:rPr>
          <w:lang w:val="en-AU"/>
        </w:rPr>
        <w:t>of those parameters/</w:t>
      </w:r>
      <w:proofErr w:type="spellStart"/>
      <w:r w:rsidR="002A2EDF">
        <w:rPr>
          <w:lang w:val="en-AU"/>
        </w:rPr>
        <w:t>states.These</w:t>
      </w:r>
      <w:proofErr w:type="spellEnd"/>
      <w:r w:rsidR="002A2EDF">
        <w:rPr>
          <w:lang w:val="en-AU"/>
        </w:rPr>
        <w:t xml:space="preserve"> parameters and states are simulated in the model to produce an ensemble of model responses (forecast states). The concatenation of the set of parameters/state </w:t>
      </w:r>
      <w:proofErr w:type="spellStart"/>
      <w:r w:rsidR="002A2EDF">
        <w:rPr>
          <w:lang w:val="en-AU"/>
        </w:rPr>
        <w:t>ensmebles</w:t>
      </w:r>
      <w:proofErr w:type="spellEnd"/>
      <w:r w:rsidR="002A2EDF">
        <w:rPr>
          <w:lang w:val="en-AU"/>
        </w:rPr>
        <w:t xml:space="preserve"> represents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lastRenderedPageBreak/>
        <w:t xml:space="preserve">uncertainty. </w:t>
      </w:r>
    </w:p>
    <w:p w14:paraId="45AF4E34" w14:textId="12BA6966"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(e.g. Evenson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 </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(e.g. sensitivities) between parameters and simulated equivalents to observations.  The differences between these two solution schemes lie in how parameter adjustments are implemented in the presence of residuals (e.g.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Both of the solution techniques have pluses and minuses.  </w:t>
      </w:r>
      <w:r w:rsidR="002C0AF9">
        <w:rPr>
          <w:lang w:val="en-AU"/>
        </w:rPr>
        <w:t>See the discussion of these techniques in the PESTPP-IES section.</w:t>
      </w:r>
    </w:p>
    <w:p w14:paraId="6CF1E838" w14:textId="146A371D"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w:t>
      </w:r>
      <w:proofErr w:type="spellStart"/>
      <w:r>
        <w:rPr>
          <w:lang w:val="en-AU"/>
        </w:rPr>
        <w:t>discretize</w:t>
      </w:r>
      <w:proofErr w:type="spellEnd"/>
      <w:r>
        <w:rPr>
          <w:lang w:val="en-AU"/>
        </w:rPr>
        <w:t xml:space="preserve"> the assimilation process</w:t>
      </w:r>
      <w:r w:rsidR="005E3BBF">
        <w:rPr>
          <w:lang w:val="en-AU"/>
        </w:rPr>
        <w:t xml:space="preserve"> </w:t>
      </w:r>
      <w:proofErr w:type="gramStart"/>
      <w:r w:rsidR="005E3BBF">
        <w:rPr>
          <w:lang w:val="en-AU"/>
        </w:rPr>
        <w:t>in to</w:t>
      </w:r>
      <w:proofErr w:type="gramEnd"/>
      <w:r w:rsidR="005E3BBF">
        <w:rPr>
          <w:lang w:val="en-AU"/>
        </w:rPr>
        <w:t xml:space="preserve"> discrete windows of assimilation</w:t>
      </w:r>
      <w:r>
        <w:rPr>
          <w:lang w:val="en-AU"/>
        </w:rPr>
        <w:t xml:space="preserve">.  </w:t>
      </w:r>
    </w:p>
    <w:p w14:paraId="26F1435B" w14:textId="09E18B24" w:rsidR="00A435F2" w:rsidRDefault="00351370" w:rsidP="005F39E4">
      <w:pPr>
        <w:rPr>
          <w:ins w:id="2274" w:author="Alzraiee, Ayman H" w:date="2021-05-25T20:53:00Z"/>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del w:id="2275" w:author="Alzraiee, Ayman H" w:date="2021-05-25T20:52:00Z">
        <w:r w:rsidR="005E3BBF" w:rsidDel="00AE438C">
          <w:rPr>
            <w:lang w:val="en-AU"/>
          </w:rPr>
          <w:delText>e</w:delText>
        </w:r>
      </w:del>
      <w:ins w:id="2276" w:author="Alzraiee, Ayman H" w:date="2021-05-25T20:52:00Z">
        <w:r w:rsidR="00AE438C">
          <w:rPr>
            <w:lang w:val="en-AU"/>
          </w:rPr>
          <w:t>y</w:t>
        </w:r>
      </w:ins>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5D02DF50" w14:textId="77777777" w:rsidR="00AE438C" w:rsidRDefault="00AE438C" w:rsidP="00AE438C">
      <w:pPr>
        <w:pStyle w:val="Heading3"/>
        <w:rPr>
          <w:ins w:id="2277" w:author="Alzraiee, Ayman H" w:date="2021-05-25T20:56:00Z"/>
        </w:rPr>
      </w:pPr>
      <w:ins w:id="2278" w:author="Alzraiee, Ayman H" w:date="2021-05-25T20:54:00Z">
        <w:r>
          <w:t xml:space="preserve">12.2.2 </w:t>
        </w:r>
      </w:ins>
      <w:ins w:id="2279" w:author="Alzraiee, Ayman H" w:date="2021-05-25T20:53:00Z">
        <w:r>
          <w:t xml:space="preserve">Schemes </w:t>
        </w:r>
      </w:ins>
      <w:ins w:id="2280" w:author="Alzraiee, Ayman H" w:date="2021-05-25T20:56:00Z">
        <w:r>
          <w:t>for</w:t>
        </w:r>
      </w:ins>
      <w:ins w:id="2281" w:author="Alzraiee, Ayman H" w:date="2021-05-25T20:53:00Z">
        <w:r>
          <w:t xml:space="preserve"> Assimilat</w:t>
        </w:r>
      </w:ins>
      <w:ins w:id="2282" w:author="Alzraiee, Ayman H" w:date="2021-05-25T20:56:00Z">
        <w:r>
          <w:t>ing Temporal Data</w:t>
        </w:r>
      </w:ins>
    </w:p>
    <w:p w14:paraId="46725973" w14:textId="784B526D" w:rsidR="00B95F59" w:rsidRPr="00B95F59" w:rsidRDefault="00AE438C">
      <w:pPr>
        <w:pStyle w:val="Heading3"/>
        <w:rPr>
          <w:ins w:id="2283" w:author="Alzraiee, Ayman H" w:date="2021-05-25T21:03:00Z"/>
        </w:rPr>
        <w:pPrChange w:id="2284" w:author="Alzraiee, Ayman H" w:date="2021-05-25T21:03:00Z">
          <w:pPr/>
        </w:pPrChange>
      </w:pPr>
      <w:ins w:id="2285" w:author="Alzraiee, Ayman H" w:date="2021-05-25T20:56:00Z">
        <w:r w:rsidRPr="00AE438C">
          <w:rPr>
            <w:b w:val="0"/>
            <w:rPrChange w:id="2286" w:author="Alzraiee, Ayman H" w:date="2021-05-25T20:56:00Z">
              <w:rPr>
                <w:b/>
              </w:rPr>
            </w:rPrChange>
          </w:rPr>
          <w:t xml:space="preserve"> </w:t>
        </w:r>
      </w:ins>
      <w:ins w:id="2287" w:author="Alzraiee, Ayman H" w:date="2021-05-25T21:03:00Z">
        <w:r w:rsidR="00B95F59" w:rsidRPr="00B95F59">
          <w:rPr>
            <w:b w:val="0"/>
          </w:rPr>
          <w:t>The frequency of assimilating observations depends on the problem at hand</w:t>
        </w:r>
      </w:ins>
      <w:ins w:id="2288" w:author="Alzraiee, Ayman H" w:date="2021-05-25T21:04:00Z">
        <w:r w:rsidR="00B95F59">
          <w:rPr>
            <w:b w:val="0"/>
          </w:rPr>
          <w:t xml:space="preserve"> and on the need of the </w:t>
        </w:r>
        <w:proofErr w:type="spellStart"/>
        <w:r w:rsidR="00B95F59">
          <w:rPr>
            <w:b w:val="0"/>
          </w:rPr>
          <w:t>practioner</w:t>
        </w:r>
      </w:ins>
      <w:proofErr w:type="spellEnd"/>
      <w:ins w:id="2289" w:author="Alzraiee, Ayman H" w:date="2021-05-25T21:03:00Z">
        <w:r w:rsidR="00B95F59" w:rsidRPr="00B95F59">
          <w:rPr>
            <w:b w:val="0"/>
          </w:rPr>
          <w:t xml:space="preserve">. For example, </w:t>
        </w:r>
      </w:ins>
      <w:ins w:id="2290" w:author="Jeremy White" w:date="2021-05-26T08:05:00Z">
        <w:r w:rsidR="00D94C2E">
          <w:rPr>
            <w:b w:val="0"/>
          </w:rPr>
          <w:t>atmospheric</w:t>
        </w:r>
      </w:ins>
      <w:ins w:id="2291" w:author="Alzraiee, Ayman H" w:date="2021-05-25T21:03:00Z">
        <w:del w:id="2292" w:author="Jeremy White" w:date="2021-05-26T08:05:00Z">
          <w:r w:rsidR="00B95F59" w:rsidRPr="00B95F59" w:rsidDel="00D94C2E">
            <w:rPr>
              <w:b w:val="0"/>
            </w:rPr>
            <w:delText>climate</w:delText>
          </w:r>
        </w:del>
        <w:r w:rsidR="00B95F59" w:rsidRPr="00B95F59">
          <w:rPr>
            <w:b w:val="0"/>
          </w:rPr>
          <w:t xml:space="preserve"> observations are typically assimilated at high frequency (ref) (in the order of minutes), while groundwater systems, which evolve slowly, might need assimilation frequency in the order of months or years. Sometimes, practitioner might be interested in assimilating observations </w:t>
        </w:r>
      </w:ins>
      <w:ins w:id="2293" w:author="Jeremy White" w:date="2021-05-26T08:08:00Z">
        <w:r w:rsidR="00D94C2E">
          <w:rPr>
            <w:b w:val="0"/>
          </w:rPr>
          <w:t>f</w:t>
        </w:r>
      </w:ins>
      <w:ins w:id="2294" w:author="Alzraiee, Ayman H" w:date="2021-05-25T21:03:00Z">
        <w:del w:id="2295" w:author="Jeremy White" w:date="2021-05-26T08:08:00Z">
          <w:r w:rsidR="00B95F59" w:rsidRPr="00B95F59" w:rsidDel="00D94C2E">
            <w:rPr>
              <w:b w:val="0"/>
            </w:rPr>
            <w:delText xml:space="preserve">every </w:delText>
          </w:r>
        </w:del>
        <w:del w:id="2296" w:author="Jeremy White" w:date="2021-05-26T08:06:00Z">
          <w:r w:rsidR="00B95F59" w:rsidRPr="00B95F59" w:rsidDel="00D94C2E">
            <w:rPr>
              <w:b w:val="0"/>
            </w:rPr>
            <w:delText>user-defined</w:delText>
          </w:r>
        </w:del>
      </w:ins>
      <w:ins w:id="2297" w:author="Jeremy White" w:date="2021-05-26T08:06:00Z">
        <w:r w:rsidR="00D94C2E">
          <w:rPr>
            <w:b w:val="0"/>
          </w:rPr>
          <w:t>or every model simulated</w:t>
        </w:r>
      </w:ins>
      <w:ins w:id="2298" w:author="Alzraiee, Ayman H" w:date="2021-05-25T21:03:00Z">
        <w:r w:rsidR="00B95F59" w:rsidRPr="00B95F59">
          <w:rPr>
            <w:b w:val="0"/>
          </w:rPr>
          <w:t xml:space="preserve"> time period</w:t>
        </w:r>
      </w:ins>
      <w:ins w:id="2299" w:author="Jeremy White" w:date="2021-05-26T08:06:00Z">
        <w:r w:rsidR="00D94C2E">
          <w:rPr>
            <w:b w:val="0"/>
          </w:rPr>
          <w:t xml:space="preserve">, or, in other settings, all available </w:t>
        </w:r>
      </w:ins>
      <w:ins w:id="2300" w:author="Jeremy White" w:date="2021-05-26T08:09:00Z">
        <w:r w:rsidR="00D94C2E">
          <w:rPr>
            <w:b w:val="0"/>
          </w:rPr>
          <w:t xml:space="preserve">historic </w:t>
        </w:r>
      </w:ins>
      <w:ins w:id="2301" w:author="Jeremy White" w:date="2021-05-26T08:06:00Z">
        <w:r w:rsidR="00D94C2E">
          <w:rPr>
            <w:b w:val="0"/>
          </w:rPr>
          <w:t>observations may be assimilate</w:t>
        </w:r>
      </w:ins>
      <w:ins w:id="2302" w:author="Jeremy White" w:date="2021-05-26T08:07:00Z">
        <w:r w:rsidR="00D94C2E">
          <w:rPr>
            <w:b w:val="0"/>
          </w:rPr>
          <w:t>d</w:t>
        </w:r>
      </w:ins>
      <w:ins w:id="2303" w:author="Jeremy White" w:date="2021-05-26T08:09:00Z">
        <w:r w:rsidR="00D94C2E">
          <w:rPr>
            <w:b w:val="0"/>
          </w:rPr>
          <w:t xml:space="preserve"> simultaneously</w:t>
        </w:r>
      </w:ins>
      <w:ins w:id="2304" w:author="Alzraiee, Ayman H" w:date="2021-05-25T21:03:00Z">
        <w:r w:rsidR="00B95F59" w:rsidRPr="00B95F59">
          <w:rPr>
            <w:b w:val="0"/>
          </w:rPr>
          <w:t xml:space="preserve">.  </w:t>
        </w:r>
      </w:ins>
    </w:p>
    <w:p w14:paraId="1F1779B7" w14:textId="57EC7D62" w:rsidR="00D94C2E" w:rsidRDefault="00B95F59" w:rsidP="00B95F59">
      <w:pPr>
        <w:rPr>
          <w:ins w:id="2305" w:author="Jeremy White" w:date="2021-05-26T08:09:00Z"/>
          <w:lang w:val="en-AU"/>
        </w:rPr>
      </w:pPr>
      <w:ins w:id="2306" w:author="Alzraiee, Ayman H" w:date="2021-05-25T21:03:00Z">
        <w:r w:rsidRPr="00B95F59">
          <w:rPr>
            <w:lang w:val="en-AU"/>
          </w:rPr>
          <w:t xml:space="preserve">To allow users to have </w:t>
        </w:r>
      </w:ins>
      <w:ins w:id="2307" w:author="Jeremy White" w:date="2021-05-26T08:08:00Z">
        <w:r w:rsidR="00D94C2E">
          <w:rPr>
            <w:lang w:val="en-AU"/>
          </w:rPr>
          <w:t xml:space="preserve">a </w:t>
        </w:r>
      </w:ins>
      <w:ins w:id="2308" w:author="Alzraiee, Ayman H" w:date="2021-05-25T21:03:00Z">
        <w:r w:rsidRPr="00B95F59">
          <w:rPr>
            <w:lang w:val="en-AU"/>
          </w:rPr>
          <w:t>high</w:t>
        </w:r>
      </w:ins>
      <w:ins w:id="2309" w:author="Jeremy White" w:date="2021-05-26T08:08:00Z">
        <w:r w:rsidR="00D94C2E">
          <w:rPr>
            <w:lang w:val="en-AU"/>
          </w:rPr>
          <w:t xml:space="preserve"> level of</w:t>
        </w:r>
      </w:ins>
      <w:ins w:id="2310" w:author="Alzraiee, Ayman H" w:date="2021-05-25T21:03:00Z">
        <w:r w:rsidRPr="00B95F59">
          <w:rPr>
            <w:lang w:val="en-AU"/>
          </w:rPr>
          <w:t xml:space="preserve"> flexibility in choosing the frequency of data assimilation, PESTPP-DA requires user to divide the simulation period into time cycles: interval of times that define when observations will be assimilated (See Figure</w:t>
        </w:r>
      </w:ins>
      <w:ins w:id="2311" w:author="Alzraiee, Ayman H" w:date="2021-05-25T21:05:00Z">
        <w:r>
          <w:rPr>
            <w:lang w:val="en-AU"/>
          </w:rPr>
          <w:t>***</w:t>
        </w:r>
      </w:ins>
      <w:ins w:id="2312" w:author="Alzraiee, Ayman H" w:date="2021-05-25T21:03:00Z">
        <w:r w:rsidRPr="00B95F59">
          <w:rPr>
            <w:lang w:val="en-AU"/>
          </w:rPr>
          <w:t>). Every observation and parameter must be associated to a time cycle number.</w:t>
        </w:r>
      </w:ins>
      <w:ins w:id="2313" w:author="Jeremy White" w:date="2021-05-26T08:09:00Z">
        <w:r w:rsidR="00D94C2E">
          <w:rPr>
            <w:lang w:val="en-AU"/>
          </w:rPr>
          <w:t xml:space="preserve">  </w:t>
        </w:r>
      </w:ins>
      <w:ins w:id="2314" w:author="Jeremy White" w:date="2021-05-26T08:10:00Z">
        <w:r w:rsidR="00D94C2E">
          <w:rPr>
            <w:lang w:val="en-AU"/>
          </w:rPr>
          <w:t>Template and instruction files also require time cycle assignment.</w:t>
        </w:r>
      </w:ins>
      <w:ins w:id="2315" w:author="Jeremy White" w:date="2021-05-26T08:14:00Z">
        <w:r w:rsidR="00D94C2E">
          <w:rPr>
            <w:lang w:val="en-AU"/>
          </w:rPr>
          <w:t xml:space="preserve">  This implies that the parameters and/or observations may </w:t>
        </w:r>
        <w:r w:rsidR="00D94C2E">
          <w:rPr>
            <w:lang w:val="en-AU"/>
          </w:rPr>
          <w:lastRenderedPageBreak/>
          <w:t xml:space="preserve">change depending </w:t>
        </w:r>
      </w:ins>
      <w:ins w:id="2316" w:author="Jeremy White" w:date="2021-05-26T08:19:00Z">
        <w:r w:rsidR="00905C4E">
          <w:rPr>
            <w:lang w:val="en-AU"/>
          </w:rPr>
          <w:t xml:space="preserve">on </w:t>
        </w:r>
      </w:ins>
      <w:ins w:id="2317" w:author="Jeremy White" w:date="2021-05-26T08:14:00Z">
        <w:r w:rsidR="00D94C2E">
          <w:rPr>
            <w:lang w:val="en-AU"/>
          </w:rPr>
          <w:t>the time cycle.</w:t>
        </w:r>
      </w:ins>
    </w:p>
    <w:p w14:paraId="2BDE7722" w14:textId="5058AF31" w:rsidR="00B95F59" w:rsidRPr="00B95F59" w:rsidRDefault="00B95F59" w:rsidP="00B95F59">
      <w:pPr>
        <w:rPr>
          <w:ins w:id="2318" w:author="Alzraiee, Ayman H" w:date="2021-05-25T21:03:00Z"/>
          <w:lang w:val="en-AU"/>
        </w:rPr>
      </w:pPr>
      <w:ins w:id="2319" w:author="Alzraiee, Ayman H" w:date="2021-05-25T21:03:00Z">
        <w:r w:rsidRPr="00B95F59">
          <w:rPr>
            <w:lang w:val="en-AU"/>
          </w:rPr>
          <w:t xml:space="preserve"> The time cycle might consist of a single </w:t>
        </w:r>
      </w:ins>
      <w:ins w:id="2320" w:author="Jeremy White" w:date="2021-05-26T08:10:00Z">
        <w:r w:rsidR="00D94C2E">
          <w:rPr>
            <w:lang w:val="en-AU"/>
          </w:rPr>
          <w:t xml:space="preserve">model </w:t>
        </w:r>
      </w:ins>
      <w:ins w:id="2321" w:author="Alzraiee, Ayman H" w:date="2021-05-25T21:03:00Z">
        <w:r w:rsidRPr="00B95F59">
          <w:rPr>
            <w:lang w:val="en-AU"/>
          </w:rPr>
          <w:t xml:space="preserve">time step, multiple </w:t>
        </w:r>
      </w:ins>
      <w:ins w:id="2322" w:author="Jeremy White" w:date="2021-05-26T08:10:00Z">
        <w:r w:rsidR="00D94C2E">
          <w:rPr>
            <w:lang w:val="en-AU"/>
          </w:rPr>
          <w:t xml:space="preserve">model </w:t>
        </w:r>
      </w:ins>
      <w:ins w:id="2323" w:author="Alzraiee, Ayman H" w:date="2021-05-25T21:03:00Z">
        <w:r w:rsidRPr="00B95F59">
          <w:rPr>
            <w:lang w:val="en-AU"/>
          </w:rPr>
          <w:t xml:space="preserve">time steps, or even the entire simulation period. When each time cycle consists of one </w:t>
        </w:r>
      </w:ins>
      <w:ins w:id="2324" w:author="Jeremy White" w:date="2021-05-26T08:14:00Z">
        <w:r w:rsidR="00D94C2E">
          <w:rPr>
            <w:lang w:val="en-AU"/>
          </w:rPr>
          <w:t xml:space="preserve">model </w:t>
        </w:r>
      </w:ins>
      <w:ins w:id="2325" w:author="Alzraiee, Ayman H" w:date="2021-05-25T21:03:00Z">
        <w:r w:rsidRPr="00B95F59">
          <w:rPr>
            <w:lang w:val="en-AU"/>
          </w:rPr>
          <w:t>time step, data assimilation can be implemented every time step giving rise to the sequential 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xml:space="preserve">). When all observations are assigned to a single time cycle equal to the entire simulation period, all the observations will be assimilated simultaneously leading to the Ensemble Smoother implementation.  Between these two extremes, user can mix ES and </w:t>
        </w:r>
        <w:proofErr w:type="spellStart"/>
        <w:r w:rsidRPr="00B95F59">
          <w:rPr>
            <w:lang w:val="en-AU"/>
          </w:rPr>
          <w:t>EnKF</w:t>
        </w:r>
        <w:proofErr w:type="spellEnd"/>
        <w:r w:rsidRPr="00B95F59">
          <w:rPr>
            <w:lang w:val="en-AU"/>
          </w:rPr>
          <w:t xml:space="preserve"> arbitrarily (See for example Figure ***). </w:t>
        </w:r>
      </w:ins>
    </w:p>
    <w:p w14:paraId="4B8D1633" w14:textId="34AA2DEC" w:rsidR="00B95F59" w:rsidRPr="00D94C2E" w:rsidRDefault="00B95F59">
      <w:pPr>
        <w:rPr>
          <w:ins w:id="2326" w:author="Alzraiee, Ayman H" w:date="2021-05-25T20:55:00Z"/>
        </w:rPr>
        <w:pPrChange w:id="2327" w:author="Alzraiee, Ayman H" w:date="2021-05-25T21:03:00Z">
          <w:pPr>
            <w:pStyle w:val="Heading3"/>
          </w:pPr>
        </w:pPrChange>
      </w:pPr>
      <w:ins w:id="2328" w:author="Alzraiee, Ayman H" w:date="2021-05-25T21:03:00Z">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w:t>
        </w:r>
      </w:ins>
      <w:ins w:id="2329" w:author="Jeremy White" w:date="2021-05-26T08:15:00Z">
        <w:r w:rsidR="00275D93">
          <w:rPr>
            <w:lang w:val="en-AU"/>
          </w:rPr>
          <w:t>s</w:t>
        </w:r>
      </w:ins>
      <w:ins w:id="2330" w:author="Alzraiee, Ayman H" w:date="2021-05-25T21:03:00Z">
        <w:r w:rsidRPr="00B95F59">
          <w:rPr>
            <w:lang w:val="en-AU"/>
          </w:rPr>
          <w:t xml:space="preserve"> the model using the most updated state as initial conditions, while </w:t>
        </w:r>
        <w:proofErr w:type="spellStart"/>
        <w:r w:rsidRPr="00B95F59">
          <w:rPr>
            <w:lang w:val="en-AU"/>
          </w:rPr>
          <w:t>EnKS</w:t>
        </w:r>
        <w:proofErr w:type="spellEnd"/>
        <w:r w:rsidRPr="00B95F59">
          <w:rPr>
            <w:lang w:val="en-AU"/>
          </w:rPr>
          <w:t xml:space="preserve"> (Figure ***) restart</w:t>
        </w:r>
      </w:ins>
      <w:ins w:id="2331" w:author="Jeremy White" w:date="2021-05-26T08:15:00Z">
        <w:r w:rsidR="00275D93">
          <w:rPr>
            <w:lang w:val="en-AU"/>
          </w:rPr>
          <w:t>s</w:t>
        </w:r>
      </w:ins>
      <w:ins w:id="2332" w:author="Alzraiee, Ayman H" w:date="2021-05-25T21:03:00Z">
        <w:r w:rsidRPr="00B95F59">
          <w:rPr>
            <w:lang w:val="en-AU"/>
          </w:rPr>
          <w:t xml:space="preserve"> the model from a user defined time point (typically from the simulation beginning). PESTPP-DA implements </w:t>
        </w:r>
      </w:ins>
      <w:ins w:id="2333" w:author="Jeremy White" w:date="2021-05-26T08:15:00Z">
        <w:r w:rsidR="00275D93">
          <w:rPr>
            <w:lang w:val="en-AU"/>
          </w:rPr>
          <w:t xml:space="preserve">a highly flexible data assimilation </w:t>
        </w:r>
        <w:proofErr w:type="spellStart"/>
        <w:r w:rsidR="00275D93">
          <w:rPr>
            <w:lang w:val="en-AU"/>
          </w:rPr>
          <w:t>schem</w:t>
        </w:r>
      </w:ins>
      <w:ins w:id="2334" w:author="Alzraiee, Ayman H" w:date="2021-05-25T21:03:00Z">
        <w:del w:id="2335" w:author="Jeremy White" w:date="2021-05-26T08:15:00Z">
          <w:r w:rsidRPr="00B95F59" w:rsidDel="00275D93">
            <w:rPr>
              <w:lang w:val="en-AU"/>
            </w:rPr>
            <w:delText>EnKF</w:delText>
          </w:r>
          <w:proofErr w:type="spellEnd"/>
          <w:r w:rsidRPr="00B95F59" w:rsidDel="00275D93">
            <w:rPr>
              <w:lang w:val="en-AU"/>
            </w:rPr>
            <w:delText xml:space="preserve"> or EnKS</w:delText>
          </w:r>
        </w:del>
        <w:r w:rsidRPr="00B95F59">
          <w:rPr>
            <w:lang w:val="en-AU"/>
          </w:rPr>
          <w:t xml:space="preserve"> using template files and instructions files associated with time each time cycles. For example, to implement </w:t>
        </w:r>
        <w:proofErr w:type="spellStart"/>
        <w:r w:rsidRPr="00B95F59">
          <w:rPr>
            <w:lang w:val="en-AU"/>
          </w:rPr>
          <w:t>EnKF</w:t>
        </w:r>
        <w:proofErr w:type="spellEnd"/>
        <w:r w:rsidRPr="00B95F59">
          <w:rPr>
            <w:lang w:val="en-AU"/>
          </w:rPr>
          <w:t xml:space="preserve"> (Fig ***</w:t>
        </w:r>
        <w:proofErr w:type="gramStart"/>
        <w:r w:rsidRPr="00B95F59">
          <w:rPr>
            <w:lang w:val="en-AU"/>
          </w:rPr>
          <w:t>) ,</w:t>
        </w:r>
        <w:proofErr w:type="gramEnd"/>
        <w:r w:rsidRPr="00B95F59">
          <w:rPr>
            <w:lang w:val="en-AU"/>
          </w:rPr>
          <w:t xml:space="preserve"> the user</w:t>
        </w:r>
      </w:ins>
      <w:ins w:id="2336" w:author="Jeremy White" w:date="2021-05-26T08:16:00Z">
        <w:r w:rsidR="00275D93">
          <w:rPr>
            <w:lang w:val="en-AU"/>
          </w:rPr>
          <w:t xml:space="preserve"> designs</w:t>
        </w:r>
      </w:ins>
      <w:ins w:id="2337" w:author="Alzraiee, Ayman H" w:date="2021-05-25T21:03:00Z">
        <w:del w:id="2338" w:author="Jeremy White" w:date="2021-05-26T08:15:00Z">
          <w:r w:rsidRPr="00B95F59" w:rsidDel="00275D93">
            <w:rPr>
              <w:lang w:val="en-AU"/>
            </w:rPr>
            <w:delText xml:space="preserve"> choose</w:delText>
          </w:r>
        </w:del>
        <w:r w:rsidRPr="00B95F59">
          <w:rPr>
            <w:lang w:val="en-AU"/>
          </w:rPr>
          <w:t xml:space="preserve"> the structure of template files and instruction files to update model input using the most updated dynamic state and restart the model starting from end of last time cycles. Instruction files and templates files are used to define how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ins>
    </w:p>
    <w:p w14:paraId="3EC99DDD" w14:textId="7277975B" w:rsidR="00AE438C" w:rsidRPr="00AE438C" w:rsidDel="00B95F59" w:rsidRDefault="00AE438C" w:rsidP="00AE438C">
      <w:pPr>
        <w:rPr>
          <w:del w:id="2339" w:author="Alzraiee, Ayman H" w:date="2021-05-25T21:07:00Z"/>
          <w:lang w:val="en-AU"/>
        </w:rPr>
      </w:pPr>
    </w:p>
    <w:p w14:paraId="337657B5" w14:textId="166775BB" w:rsidR="005F39E4" w:rsidRDefault="005F39E4" w:rsidP="005F39E4">
      <w:pPr>
        <w:pStyle w:val="Heading3"/>
      </w:pPr>
      <w:bookmarkStart w:id="2340" w:name="_Toc72832593"/>
      <w:r>
        <w:t>12.2.2</w:t>
      </w:r>
      <w:ins w:id="2341" w:author="Alzraiee, Ayman H" w:date="2021-05-25T20:55:00Z">
        <w:r w:rsidR="00AE438C">
          <w:t>.1</w:t>
        </w:r>
      </w:ins>
      <w:r>
        <w:t xml:space="preserve"> Batch Data Assimilation with PESTPP-DA</w:t>
      </w:r>
      <w:bookmarkEnd w:id="2340"/>
    </w:p>
    <w:p w14:paraId="5E0F8708" w14:textId="1E115106" w:rsidR="005F39E4" w:rsidRPr="0073640D" w:rsidRDefault="005F39E4" w:rsidP="005F39E4">
      <w:pPr>
        <w:rPr>
          <w:lang w:val="en-AU"/>
        </w:rPr>
      </w:pPr>
      <w:r>
        <w:rPr>
          <w:lang w:val="en-AU"/>
        </w:rPr>
        <w:t xml:space="preserve">Batch data assimilation </w:t>
      </w:r>
      <w:ins w:id="2342" w:author="Alzraiee, Ayman H" w:date="2021-05-25T21:00:00Z">
        <w:r w:rsidR="00B95F59">
          <w:rPr>
            <w:lang w:val="en-AU"/>
          </w:rPr>
          <w:t xml:space="preserve">“Ensemble Smoother” </w:t>
        </w:r>
      </w:ins>
      <w:r>
        <w:rPr>
          <w:lang w:val="en-AU"/>
        </w:rPr>
        <w:t xml:space="preserve">with PESTPP-DA is conceptually the same process as used </w:t>
      </w:r>
      <w:ins w:id="2343" w:author="Alzraiee, Ayman H" w:date="2021-05-25T20:52:00Z">
        <w:r w:rsidR="00AE438C">
          <w:rPr>
            <w:lang w:val="en-AU"/>
          </w:rPr>
          <w:t xml:space="preserve">in </w:t>
        </w:r>
      </w:ins>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ins w:id="2344" w:author="Alzraiee, Ayman H" w:date="2021-05-25T21:08:00Z">
        <w:r w:rsidR="00684091">
          <w:rPr>
            <w:lang w:val="en-AU"/>
          </w:rPr>
          <w:t>This is method is widely used in model calibration.</w:t>
        </w:r>
      </w:ins>
      <w:r>
        <w:rPr>
          <w:lang w:val="en-AU"/>
        </w:rPr>
        <w:t xml:space="preserve"> </w:t>
      </w:r>
      <w:r w:rsidR="00A435F2">
        <w:rPr>
          <w:lang w:val="en-AU"/>
        </w:rPr>
        <w:t>If no cycle information is found in control file, PESTPP-DA will resort to a batch assimilation process</w:t>
      </w:r>
      <w:ins w:id="2345" w:author="Alzraiee, Ayman H" w:date="2021-05-25T21:11:00Z">
        <w:r w:rsidR="00F76C8A">
          <w:rPr>
            <w:lang w:val="en-AU"/>
          </w:rPr>
          <w:t>; or User can explicitly assign all observations, states, and parameters to a the same cycle (cycle = 0).</w:t>
        </w:r>
      </w:ins>
      <w:del w:id="2346" w:author="Alzraiee, Ayman H" w:date="2021-05-25T21:11:00Z">
        <w:r w:rsidR="00A435F2" w:rsidDel="00F76C8A">
          <w:rPr>
            <w:lang w:val="en-AU"/>
          </w:rPr>
          <w:delText>.</w:delText>
        </w:r>
      </w:del>
      <w:r w:rsidR="00A435F2">
        <w:rPr>
          <w:lang w:val="en-AU"/>
        </w:rPr>
        <w:t xml:space="preserve"> See PESTPP-IES for more information on ensemble-based batch assimilation.</w:t>
      </w:r>
      <w:ins w:id="2347" w:author="Alzraiee, Ayman H" w:date="2021-05-25T21:09:00Z">
        <w:r w:rsidR="00F76C8A">
          <w:rPr>
            <w:lang w:val="en-AU"/>
          </w:rPr>
          <w:t xml:space="preserve"> </w:t>
        </w:r>
      </w:ins>
    </w:p>
    <w:p w14:paraId="14BC144D" w14:textId="7791C5B0" w:rsidR="005F39E4" w:rsidRDefault="005F39E4" w:rsidP="005F39E4">
      <w:pPr>
        <w:pStyle w:val="Heading3"/>
      </w:pPr>
      <w:bookmarkStart w:id="2348" w:name="_Toc72832594"/>
      <w:r>
        <w:t>12.2.</w:t>
      </w:r>
      <w:del w:id="2349" w:author="Alzraiee, Ayman H" w:date="2021-05-25T20:55:00Z">
        <w:r w:rsidDel="00AE438C">
          <w:delText>3</w:delText>
        </w:r>
      </w:del>
      <w:ins w:id="2350" w:author="Alzraiee, Ayman H" w:date="2021-05-25T20:55:00Z">
        <w:r w:rsidR="00AE438C">
          <w:t>2.2</w:t>
        </w:r>
      </w:ins>
      <w:r>
        <w:t xml:space="preserve"> Sequential Data Assimilation with PESTPP-DA</w:t>
      </w:r>
      <w:bookmarkEnd w:id="2348"/>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proofErr w:type="spellStart"/>
      <w:r>
        <w:rPr>
          <w:lang w:val="en-AU"/>
        </w:rPr>
        <w:t>condtions</w:t>
      </w:r>
      <w:proofErr w:type="spellEnd"/>
      <w:r>
        <w:rPr>
          <w:lang w:val="en-AU"/>
        </w:rPr>
        <w:t xml:space="preserve"> are referred to as the “dynamic states”–the dynamic states play a critical role in </w:t>
      </w:r>
      <w:proofErr w:type="spellStart"/>
      <w:r>
        <w:rPr>
          <w:lang w:val="en-AU"/>
        </w:rPr>
        <w:t>sequentiual</w:t>
      </w:r>
      <w:proofErr w:type="spellEnd"/>
      <w:r>
        <w:rPr>
          <w:lang w:val="en-AU"/>
        </w:rPr>
        <w:t xml:space="preserve"> data assimilation.  </w:t>
      </w:r>
    </w:p>
    <w:p w14:paraId="39FB9DA3" w14:textId="0B5AEBE1"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w:t>
      </w:r>
      <w:proofErr w:type="spellStart"/>
      <w:r w:rsidR="001E7140">
        <w:rPr>
          <w:lang w:val="en-AU"/>
        </w:rPr>
        <w:t>specificied</w:t>
      </w:r>
      <w:proofErr w:type="spellEnd"/>
      <w:r w:rsidR="001E7140">
        <w:rPr>
          <w:lang w:val="en-AU"/>
        </w:rPr>
        <w:t xml:space="preserve"> initial conditions for the current cycle.  This transferring </w:t>
      </w:r>
      <w:r w:rsidR="001E7140">
        <w:rPr>
          <w:lang w:val="en-AU"/>
        </w:rPr>
        <w:lastRenderedPageBreak/>
        <w:t xml:space="preserve">allows PESTPP-DA to drive the model forward across the cycles.  </w:t>
      </w:r>
    </w:p>
    <w:p w14:paraId="690EA39F" w14:textId="77777777" w:rsidR="00446A32" w:rsidRDefault="00446A32" w:rsidP="005F39E4">
      <w:pPr>
        <w:rPr>
          <w:lang w:val="en-AU"/>
        </w:rPr>
      </w:pPr>
    </w:p>
    <w:p w14:paraId="0E639203" w14:textId="55972A69"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proofErr w:type="spellStart"/>
      <w:r w:rsidR="00A435F2">
        <w:rPr>
          <w:lang w:val="en-AU"/>
        </w:rPr>
        <w:t>conductitivity</w:t>
      </w:r>
      <w:proofErr w:type="spellEnd"/>
      <w:r w:rsidR="00A435F2">
        <w:rPr>
          <w:lang w:val="en-AU"/>
        </w:rPr>
        <w:t xml:space="preserve">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introduces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proofErr w:type="spellStart"/>
      <w:r w:rsidR="006B051B">
        <w:rPr>
          <w:lang w:val="en-AU"/>
        </w:rPr>
        <w:t>properites</w:t>
      </w:r>
      <w:proofErr w:type="spellEnd"/>
      <w:r w:rsidR="006B051B">
        <w:rPr>
          <w:lang w:val="en-AU"/>
        </w:rPr>
        <w:t xml:space="preserve">.  PESTPP-DA records the cycle-level and global-level ensembles at the start and end of each cycle so users can evaluate how observations </w:t>
      </w:r>
      <w:r>
        <w:rPr>
          <w:lang w:val="en-AU"/>
        </w:rPr>
        <w:t>within specific cycles has conditioned static parameters – in some ways, this can be thought of as a form of non-linear data worth analysis.</w:t>
      </w:r>
      <w:ins w:id="2351" w:author="Alzraiee, Ayman H" w:date="2021-05-25T21:22:00Z">
        <w:r w:rsidR="00993219">
          <w:rPr>
            <w:lang w:val="en-AU"/>
          </w:rPr>
          <w:t xml:space="preserve"> Parameters or state</w:t>
        </w:r>
      </w:ins>
      <w:ins w:id="2352" w:author="Alzraiee, Ayman H" w:date="2021-05-25T21:23:00Z">
        <w:r w:rsidR="00993219">
          <w:rPr>
            <w:lang w:val="en-AU"/>
          </w:rPr>
          <w:t xml:space="preserve">s </w:t>
        </w:r>
      </w:ins>
      <w:ins w:id="2353" w:author="Alzraiee, Ayman H" w:date="2021-05-25T21:33:00Z">
        <w:r w:rsidR="00671546">
          <w:rPr>
            <w:lang w:val="en-AU"/>
          </w:rPr>
          <w:t>that are updated every cycle can be assigned a cycle number equal to a negative value.</w:t>
        </w:r>
      </w:ins>
      <w:del w:id="2354" w:author="Alzraiee, Ayman H" w:date="2021-05-25T21:22:00Z">
        <w:r w:rsidDel="00993219">
          <w:rPr>
            <w:lang w:val="en-AU"/>
          </w:rPr>
          <w:delText xml:space="preserve"> </w:delText>
        </w:r>
      </w:del>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is in contrast to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5415A269" w14:textId="1FD07AA1" w:rsidR="000836BB" w:rsidRPr="000836BB" w:rsidRDefault="005F39E4" w:rsidP="000836BB">
      <w:pPr>
        <w:pStyle w:val="Heading3"/>
      </w:pPr>
      <w:bookmarkStart w:id="2355" w:name="_Toc72832595"/>
      <w:r>
        <w:t xml:space="preserve">12.2.4 </w:t>
      </w:r>
      <w:r w:rsidR="000836BB" w:rsidRPr="000836BB">
        <w:t>State estimation, parameter estimation and joint state-parameter estimation</w:t>
      </w:r>
      <w:bookmarkEnd w:id="2355"/>
    </w:p>
    <w:p w14:paraId="74D8E68E" w14:textId="4011BD10" w:rsidR="008B0C10" w:rsidRDefault="008B0C10" w:rsidP="005F39E4">
      <w:pPr>
        <w:rPr>
          <w:lang w:val="en-AU"/>
        </w:rPr>
      </w:pPr>
    </w:p>
    <w:p w14:paraId="038EE2D0" w14:textId="0929FD5B" w:rsidR="008B0C10" w:rsidRDefault="008B0C10" w:rsidP="005F39E4">
      <w:pPr>
        <w:rPr>
          <w:lang w:val="en-AU"/>
        </w:rPr>
      </w:pPr>
      <w:r>
        <w:rPr>
          <w:lang w:val="en-AU"/>
        </w:rPr>
        <w:t>TODO: ADD AYMAN’S WORKFLOW SCHEMATICS HERE.</w:t>
      </w:r>
    </w:p>
    <w:p w14:paraId="6DAB28F1" w14:textId="26C66D7C" w:rsidR="0004344E" w:rsidRDefault="000836BB" w:rsidP="0004344E">
      <w:pPr>
        <w:rPr>
          <w:lang w:val="en-AU"/>
        </w:rPr>
      </w:pPr>
      <w:r>
        <w:rPr>
          <w:lang w:val="en-AU"/>
        </w:rPr>
        <w:t>In the standard batch assimilation</w:t>
      </w:r>
      <w:ins w:id="2356" w:author="Alzraiee, Ayman H" w:date="2021-05-25T21:35:00Z">
        <w:r w:rsidR="00671546">
          <w:rPr>
            <w:lang w:val="en-AU"/>
          </w:rPr>
          <w:t xml:space="preserve"> (Ensemble Smoother)</w:t>
        </w:r>
      </w:ins>
      <w:r>
        <w:rPr>
          <w:lang w:val="en-AU"/>
        </w:rPr>
        <w:t xml:space="preserve"> scheme (without dynamic states and with a single assimilation cycle), there are no dynamic states and the parameters defined in the control file represent time-invariant “static” quantities to be estimated.  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 – “parameter estimation”?  Or should these dynamic states be treated as “uncertain” and therefore estimated along with the other parameters listed in the control file – “joint state-parameter estimation”?  Or what if the dynamic states are the only parameters listed in the control file (that is, there is nothing else to estimate) – “state estimation”?</w:t>
      </w:r>
    </w:p>
    <w:p w14:paraId="1214FEA9" w14:textId="24CE3193" w:rsidR="0004344E" w:rsidRDefault="0004344E" w:rsidP="0004344E">
      <w:pPr>
        <w:rPr>
          <w:lang w:val="en-AU"/>
        </w:rPr>
      </w:pPr>
    </w:p>
    <w:p w14:paraId="15509764" w14:textId="336A3AA5" w:rsidR="0004344E" w:rsidRDefault="0004344E" w:rsidP="0004344E">
      <w:pPr>
        <w:rPr>
          <w:lang w:val="en-AU"/>
        </w:rPr>
      </w:pPr>
      <w:r>
        <w:rPr>
          <w:lang w:val="en-AU"/>
        </w:rPr>
        <w:t xml:space="preserve">Users will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them as “known” and simply transferring the final simulated conditions to the specified </w:t>
      </w:r>
      <w:proofErr w:type="spellStart"/>
      <w:r>
        <w:rPr>
          <w:lang w:val="en-AU"/>
        </w:rPr>
        <w:t>intial</w:t>
      </w:r>
      <w:proofErr w:type="spellEnd"/>
      <w:r>
        <w:rPr>
          <w:lang w:val="en-AU"/>
        </w:rPr>
        <w:t xml:space="preserve"> conditions when advancing the cycle.  Or, alternatively, marking the non-state parameters as “fixed” results in a “state estimation” formulation.  </w:t>
      </w:r>
    </w:p>
    <w:p w14:paraId="0D5897D9" w14:textId="1AC61363" w:rsidR="002E0EC3" w:rsidRDefault="002E0EC3" w:rsidP="0004344E">
      <w:pPr>
        <w:rPr>
          <w:lang w:val="en-AU"/>
        </w:rPr>
      </w:pPr>
    </w:p>
    <w:p w14:paraId="3BE26F3E" w14:textId="12FBCA98" w:rsidR="002E0EC3" w:rsidRDefault="002E0EC3" w:rsidP="0004344E">
      <w:pPr>
        <w:rPr>
          <w:lang w:val="en-AU"/>
        </w:rPr>
      </w:pPr>
      <w:r>
        <w:rPr>
          <w:lang w:val="en-AU"/>
        </w:rPr>
        <w:t xml:space="preserve">It is important to note that if solution iterations are used (NOPTMAX &gt; 1) or at least one non-state parameter is being estimated, then at the ensemble must evaluated for each iteration for each cycle – this is the same solution scheme used by PESTPP-IES except it is being repeated for each cycle.  So, conceptually, for iterative joint state-parameter estimation, the initial states for the current cycle are being estimated simultaneously with any non-state parameters.  This is </w:t>
      </w:r>
      <w:proofErr w:type="spellStart"/>
      <w:r>
        <w:rPr>
          <w:lang w:val="en-AU"/>
        </w:rPr>
        <w:t>nessecary</w:t>
      </w:r>
      <w:proofErr w:type="spellEnd"/>
      <w:r>
        <w:rPr>
          <w:lang w:val="en-AU"/>
        </w:rPr>
        <w:t xml:space="preserve"> so that the jointly estimated states and parameters are “in harmony” and, model physics are conserved.  However, if no iteration is being used (NOPTMAX = 1) and only dynamic states are being estimated, then, conceptually, the initial states for the next cycle are being estimated and no additional ensemble evaluation is required to move to the next cycle. Then at the commencement of the next assimilation </w:t>
      </w:r>
      <w:proofErr w:type="spellStart"/>
      <w:r>
        <w:rPr>
          <w:lang w:val="en-AU"/>
        </w:rPr>
        <w:t>cyle</w:t>
      </w:r>
      <w:proofErr w:type="spellEnd"/>
      <w:r>
        <w:rPr>
          <w:lang w:val="en-AU"/>
        </w:rPr>
        <w:t xml:space="preserve">, the ensemble must be evaluated because the new cycle treats the previous cycle parameter ensemble as the Prior ensemble for this cycle. In the case of joint state-parameter estimation and/or iterative state estimation, </w:t>
      </w:r>
      <w:proofErr w:type="gramStart"/>
      <w:r>
        <w:rPr>
          <w:lang w:val="en-AU"/>
        </w:rPr>
        <w:t>This</w:t>
      </w:r>
      <w:proofErr w:type="gramEnd"/>
      <w:r>
        <w:rPr>
          <w:lang w:val="en-AU"/>
        </w:rPr>
        <w:t xml:space="preserve"> is an extra ensemble evaluation, which means sequential iterative/joint-state-parameter assimilation incurs additional computational burden.  </w:t>
      </w:r>
      <w:r w:rsidR="00D93331">
        <w:rPr>
          <w:lang w:val="en-AU"/>
        </w:rPr>
        <w:t xml:space="preserve">However, the power and insight brought to </w:t>
      </w:r>
      <w:proofErr w:type="spellStart"/>
      <w:r w:rsidR="00D93331">
        <w:rPr>
          <w:lang w:val="en-AU"/>
        </w:rPr>
        <w:t>bare</w:t>
      </w:r>
      <w:proofErr w:type="spellEnd"/>
      <w:r w:rsidR="00D93331">
        <w:rPr>
          <w:lang w:val="en-AU"/>
        </w:rPr>
        <w:t xml:space="preserve"> through sequential data assimilation easily outweighs this increased </w:t>
      </w:r>
      <w:proofErr w:type="spellStart"/>
      <w:r w:rsidR="00D93331">
        <w:rPr>
          <w:lang w:val="en-AU"/>
        </w:rPr>
        <w:t>computional</w:t>
      </w:r>
      <w:proofErr w:type="spellEnd"/>
      <w:r w:rsidR="00D93331">
        <w:rPr>
          <w:lang w:val="en-AU"/>
        </w:rPr>
        <w:t xml:space="preserve"> burden. </w:t>
      </w:r>
    </w:p>
    <w:p w14:paraId="6097EADB" w14:textId="3F19B1E5" w:rsidR="00CC5513" w:rsidRDefault="00CC5513" w:rsidP="0004344E">
      <w:pPr>
        <w:rPr>
          <w:lang w:val="en-AU"/>
        </w:rPr>
      </w:pPr>
    </w:p>
    <w:p w14:paraId="75139B1D" w14:textId="77777777" w:rsidR="00CC5513" w:rsidRDefault="00CC5513" w:rsidP="0004344E">
      <w:pPr>
        <w:rPr>
          <w:lang w:val="en-AU"/>
        </w:rPr>
      </w:pPr>
      <w:r>
        <w:rPr>
          <w:lang w:val="en-AU"/>
        </w:rPr>
        <w:t>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66805374" w14:textId="0772945E"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and also to write initial </w:t>
      </w:r>
      <w:proofErr w:type="spellStart"/>
      <w:r>
        <w:rPr>
          <w:lang w:val="en-AU"/>
        </w:rPr>
        <w:t>groundater</w:t>
      </w:r>
      <w:proofErr w:type="spellEnd"/>
      <w:r>
        <w:rPr>
          <w:lang w:val="en-AU"/>
        </w:rPr>
        <w:t xml:space="preserve"> levels as inputs to the model.  First, we would construct </w:t>
      </w:r>
      <w:r w:rsidR="00131CED">
        <w:rPr>
          <w:lang w:val="en-AU"/>
        </w:rPr>
        <w:t xml:space="preserve">an </w:t>
      </w:r>
      <w:r>
        <w:rPr>
          <w:lang w:val="en-AU"/>
        </w:rPr>
        <w:t xml:space="preserve">instruction to read the final simulated groundwater levels for all </w:t>
      </w:r>
      <w:r w:rsidR="00131CED">
        <w:rPr>
          <w:lang w:val="en-AU"/>
        </w:rPr>
        <w:t xml:space="preserve">10 </w:t>
      </w:r>
      <w:r>
        <w:rPr>
          <w:lang w:val="en-AU"/>
        </w:rPr>
        <w:t xml:space="preserve">active model nodes.  </w:t>
      </w:r>
      <w:proofErr w:type="gramStart"/>
      <w:r>
        <w:rPr>
          <w:lang w:val="en-AU"/>
        </w:rPr>
        <w:t>Second</w:t>
      </w:r>
      <w:proofErr w:type="gramEnd"/>
      <w:r>
        <w:rPr>
          <w:lang w:val="en-AU"/>
        </w:rPr>
        <w:t xml:space="preserve"> we will need to construct 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(e.g. “head_cell_1”,”head_cell_2”,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lastRenderedPageBreak/>
        <w:t xml:space="preserve">   </w:t>
      </w:r>
    </w:p>
    <w:p w14:paraId="5A2182D1" w14:textId="6FB26D3E" w:rsidR="00FB21E3" w:rsidRDefault="00FB21E3" w:rsidP="0004344E">
      <w:pPr>
        <w:rPr>
          <w:lang w:val="en-AU"/>
        </w:rPr>
      </w:pPr>
      <w:r>
        <w:rPr>
          <w:lang w:val="en-AU"/>
        </w:rPr>
        <w:t xml:space="preserve">It is important to note the dynamic states are subject to “parameter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 transformation status of “none” or “log”), the estimated value for these dynamic are subject to the parameter upper and lower bounds listed in the control</w:t>
      </w:r>
      <w:r w:rsidR="004431B8">
        <w:rPr>
          <w:lang w:val="en-AU"/>
        </w:rPr>
        <w:t xml:space="preserve"> file if the </w:t>
      </w:r>
      <w:r w:rsidR="004431B8">
        <w:rPr>
          <w:i/>
          <w:iCs/>
          <w:lang w:val="en-AU"/>
        </w:rPr>
        <w:t>DA_ENFORCE_BOUNDS</w:t>
      </w:r>
      <w:r w:rsidR="004431B8">
        <w:rPr>
          <w:lang w:val="en-AU"/>
        </w:rPr>
        <w:t xml:space="preserve"> argument is true</w:t>
      </w:r>
      <w:r w:rsidR="00405484">
        <w:rPr>
          <w:lang w:val="en-AU"/>
        </w:rPr>
        <w:t xml:space="preserve">.  This is an important consideration and users should carefully consider appropriate and physically reasonable bounds for dynamic states.  </w:t>
      </w:r>
    </w:p>
    <w:p w14:paraId="5CA645A7" w14:textId="62E5CBF4" w:rsidR="0004344E" w:rsidRPr="0004344E" w:rsidRDefault="0004344E" w:rsidP="0004344E">
      <w:pPr>
        <w:rPr>
          <w:lang w:val="en-AU"/>
        </w:rPr>
      </w:pPr>
      <w:r>
        <w:rPr>
          <w:lang w:val="en-AU"/>
        </w:rPr>
        <w:t xml:space="preserve"> </w:t>
      </w:r>
    </w:p>
    <w:p w14:paraId="679310D6" w14:textId="130FE11E" w:rsidR="00FC6649" w:rsidRDefault="00FC6649" w:rsidP="00FC6649">
      <w:pPr>
        <w:pStyle w:val="Heading3"/>
      </w:pPr>
      <w:bookmarkStart w:id="2357" w:name="_Toc72832596"/>
      <w:r>
        <w:t>12.2.4 Observation and Weight Cycle Tables</w:t>
      </w:r>
      <w:bookmarkEnd w:id="2357"/>
    </w:p>
    <w:p w14:paraId="1BFB39BA" w14:textId="53D532EA" w:rsidR="00271A84" w:rsidRDefault="00271A84" w:rsidP="00FC6649">
      <w:r>
        <w:t xml:space="preserve">In sequential assimilation, PESTPP-DA needs to have access to the dynamic states.  Invariably, one or more of these states may also correspond to an historic observation.  For </w:t>
      </w:r>
      <w:proofErr w:type="gramStart"/>
      <w:r>
        <w:t>example</w:t>
      </w:r>
      <w:proofErr w:type="gramEnd"/>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  But what if the same model node also has observations during other cycle and what if these other observations have differencing quality or should be assigned a unique weight for other reasons?  Users could accommodate this situation by making cycle specific instruction files with unique observation names so that they are listed as unique </w:t>
      </w:r>
      <w:proofErr w:type="spellStart"/>
      <w:r>
        <w:t>entires</w:t>
      </w:r>
      <w:proofErr w:type="spellEnd"/>
      <w:r>
        <w:t xml:space="preserve"> in the control file.  However, this may result in a large number of nearly identical instruction files to read the same model output locations for multiple cycles – wasteful. </w:t>
      </w:r>
    </w:p>
    <w:p w14:paraId="34A2E0B3" w14:textId="5E21FB76" w:rsidR="00FC6649" w:rsidRDefault="00271A84" w:rsidP="00496DD4">
      <w:pPr>
        <w:rPr>
          <w:ins w:id="2358" w:author="Alzraiee, Ayman H" w:date="2021-05-25T21:41:00Z"/>
        </w:rPr>
      </w:pPr>
      <w:r>
        <w:t xml:space="preserve">A more natural option to accommodate this situation is to specify the </w:t>
      </w:r>
      <w:proofErr w:type="spellStart"/>
      <w:r>
        <w:rPr>
          <w:i/>
          <w:iCs/>
        </w:rPr>
        <w:t>da_observation_cycle_table</w:t>
      </w:r>
      <w:proofErr w:type="spellEnd"/>
      <w:r>
        <w:t xml:space="preserve"> and optionally, </w:t>
      </w:r>
      <w:proofErr w:type="spellStart"/>
      <w:r>
        <w:rPr>
          <w:i/>
          <w:iCs/>
        </w:rPr>
        <w:t>da_weight_cycle_table</w:t>
      </w:r>
      <w:proofErr w:type="spellEnd"/>
      <w:r>
        <w:t xml:space="preserve">.  These two quantities are csv files that list cycles are rows and observation names as columns. Any observation listed in these tables must be listed in the control file and must be assigned a non-zero weight.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were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p>
    <w:p w14:paraId="43ED6F96" w14:textId="0CDAA50D" w:rsidR="00671546" w:rsidRDefault="00671546" w:rsidP="00671546">
      <w:pPr>
        <w:pStyle w:val="Heading3"/>
        <w:rPr>
          <w:ins w:id="2359" w:author="Alzraiee, Ayman H" w:date="2021-05-25T21:42:00Z"/>
        </w:rPr>
      </w:pPr>
      <w:ins w:id="2360" w:author="Alzraiee, Ayman H" w:date="2021-05-25T21:41:00Z">
        <w:r>
          <w:t xml:space="preserve">12.2.5 </w:t>
        </w:r>
      </w:ins>
      <w:ins w:id="2361" w:author="Alzraiee, Ayman H" w:date="2021-05-25T21:58:00Z">
        <w:r w:rsidR="00790331">
          <w:t>Steps</w:t>
        </w:r>
      </w:ins>
      <w:ins w:id="2362" w:author="Alzraiee, Ayman H" w:date="2021-05-25T21:41:00Z">
        <w:r>
          <w:t xml:space="preserve"> </w:t>
        </w:r>
      </w:ins>
      <w:ins w:id="2363" w:author="Alzraiee, Ayman H" w:date="2021-05-25T21:58:00Z">
        <w:r w:rsidR="00790331">
          <w:t>for</w:t>
        </w:r>
      </w:ins>
      <w:ins w:id="2364" w:author="Alzraiee, Ayman H" w:date="2021-05-25T21:41:00Z">
        <w:r>
          <w:t xml:space="preserve"> Data Assimilation im</w:t>
        </w:r>
      </w:ins>
      <w:ins w:id="2365" w:author="Alzraiee, Ayman H" w:date="2021-05-25T21:42:00Z">
        <w:r>
          <w:t>plementation</w:t>
        </w:r>
      </w:ins>
    </w:p>
    <w:p w14:paraId="53A0171C" w14:textId="77777777" w:rsidR="008604BC" w:rsidRDefault="008604BC" w:rsidP="00671546">
      <w:pPr>
        <w:rPr>
          <w:ins w:id="2366" w:author="Alzraiee, Ayman H" w:date="2021-05-25T21:47:00Z"/>
          <w:lang w:val="en-AU"/>
        </w:rPr>
      </w:pPr>
      <w:ins w:id="2367" w:author="Alzraiee, Ayman H" w:date="2021-05-25T21:43:00Z">
        <w:r>
          <w:rPr>
            <w:lang w:val="en-AU"/>
          </w:rPr>
          <w:t>Given a model with a set of ASCII input files, executable file</w:t>
        </w:r>
      </w:ins>
      <w:ins w:id="2368" w:author="Alzraiee, Ayman H" w:date="2021-05-25T21:45:00Z">
        <w:r>
          <w:rPr>
            <w:lang w:val="en-AU"/>
          </w:rPr>
          <w:t xml:space="preserve"> (or a chain of executable files)</w:t>
        </w:r>
      </w:ins>
      <w:ins w:id="2369" w:author="Alzraiee, Ayman H" w:date="2021-05-25T21:47:00Z">
        <w:r>
          <w:rPr>
            <w:lang w:val="en-AU"/>
          </w:rPr>
          <w:t xml:space="preserve"> that represent a physical system</w:t>
        </w:r>
      </w:ins>
      <w:ins w:id="2370" w:author="Alzraiee, Ayman H" w:date="2021-05-25T21:43:00Z">
        <w:r>
          <w:rPr>
            <w:lang w:val="en-AU"/>
          </w:rPr>
          <w:t xml:space="preserve">, </w:t>
        </w:r>
      </w:ins>
      <w:ins w:id="2371" w:author="Alzraiee, Ayman H" w:date="2021-05-25T21:44:00Z">
        <w:r>
          <w:rPr>
            <w:lang w:val="en-AU"/>
          </w:rPr>
          <w:t xml:space="preserve">a set of output files, and a set of </w:t>
        </w:r>
      </w:ins>
      <w:ins w:id="2372" w:author="Alzraiee, Ayman H" w:date="2021-05-25T21:45:00Z">
        <w:r>
          <w:rPr>
            <w:lang w:val="en-AU"/>
          </w:rPr>
          <w:t xml:space="preserve">transient </w:t>
        </w:r>
      </w:ins>
      <w:ins w:id="2373" w:author="Alzraiee, Ayman H" w:date="2021-05-25T21:44:00Z">
        <w:r>
          <w:rPr>
            <w:lang w:val="en-AU"/>
          </w:rPr>
          <w:t>observations</w:t>
        </w:r>
      </w:ins>
      <w:ins w:id="2374" w:author="Alzraiee, Ayman H" w:date="2021-05-25T21:45:00Z">
        <w:r>
          <w:rPr>
            <w:lang w:val="en-AU"/>
          </w:rPr>
          <w:t xml:space="preserve">. </w:t>
        </w:r>
      </w:ins>
      <w:ins w:id="2375" w:author="Alzraiee, Ayman H" w:date="2021-05-25T21:46:00Z">
        <w:r>
          <w:rPr>
            <w:lang w:val="en-AU"/>
          </w:rPr>
          <w:t xml:space="preserve">The following steps </w:t>
        </w:r>
      </w:ins>
      <w:ins w:id="2376" w:author="Alzraiee, Ayman H" w:date="2021-05-25T21:47:00Z">
        <w:r>
          <w:rPr>
            <w:lang w:val="en-AU"/>
          </w:rPr>
          <w:t>could be followed to implement data assimilation:</w:t>
        </w:r>
      </w:ins>
    </w:p>
    <w:p w14:paraId="3883A3B4" w14:textId="77777777" w:rsidR="008604BC" w:rsidRDefault="008604BC" w:rsidP="008604BC">
      <w:pPr>
        <w:pStyle w:val="ListParagraph"/>
        <w:numPr>
          <w:ilvl w:val="0"/>
          <w:numId w:val="33"/>
        </w:numPr>
        <w:rPr>
          <w:ins w:id="2377" w:author="Alzraiee, Ayman H" w:date="2021-05-25T21:50:00Z"/>
          <w:lang w:val="en-AU"/>
        </w:rPr>
      </w:pPr>
      <w:ins w:id="2378" w:author="Alzraiee, Ayman H" w:date="2021-05-25T21:48:00Z">
        <w:r>
          <w:rPr>
            <w:lang w:val="en-AU"/>
          </w:rPr>
          <w:t xml:space="preserve">Based on the gaols of data assimilation, </w:t>
        </w:r>
        <w:proofErr w:type="spellStart"/>
        <w:r>
          <w:rPr>
            <w:lang w:val="en-AU"/>
          </w:rPr>
          <w:t>paractioner</w:t>
        </w:r>
        <w:proofErr w:type="spellEnd"/>
        <w:r>
          <w:rPr>
            <w:lang w:val="en-AU"/>
          </w:rPr>
          <w:t xml:space="preserve"> needs to decide the scheme of data </w:t>
        </w:r>
        <w:r>
          <w:rPr>
            <w:lang w:val="en-AU"/>
          </w:rPr>
          <w:lastRenderedPageBreak/>
          <w:t>assimilation needed</w:t>
        </w:r>
      </w:ins>
      <w:ins w:id="2379" w:author="Alzraiee, Ayman H" w:date="2021-05-25T21:49:00Z">
        <w:r>
          <w:rPr>
            <w:lang w:val="en-AU"/>
          </w:rPr>
          <w:t xml:space="preserve"> (Ensemble smoother, Ensemble Kalman </w:t>
        </w:r>
        <w:proofErr w:type="spellStart"/>
        <w:r>
          <w:rPr>
            <w:lang w:val="en-AU"/>
          </w:rPr>
          <w:t>Fileter</w:t>
        </w:r>
        <w:proofErr w:type="spellEnd"/>
        <w:r>
          <w:rPr>
            <w:lang w:val="en-AU"/>
          </w:rPr>
          <w:t>, Ensemble Kalman Smoother, or a</w:t>
        </w:r>
      </w:ins>
      <w:ins w:id="2380" w:author="Alzraiee, Ayman H" w:date="2021-05-25T21:50:00Z">
        <w:r>
          <w:rPr>
            <w:lang w:val="en-AU"/>
          </w:rPr>
          <w:t>n arbitrary mix of previous schemes).</w:t>
        </w:r>
      </w:ins>
    </w:p>
    <w:p w14:paraId="69E8F569" w14:textId="411FFFB3" w:rsidR="00671546" w:rsidRDefault="008604BC" w:rsidP="008604BC">
      <w:pPr>
        <w:pStyle w:val="ListParagraph"/>
        <w:numPr>
          <w:ilvl w:val="0"/>
          <w:numId w:val="33"/>
        </w:numPr>
        <w:rPr>
          <w:ins w:id="2381" w:author="Alzraiee, Ayman H" w:date="2021-05-25T21:53:00Z"/>
          <w:lang w:val="en-AU"/>
        </w:rPr>
      </w:pPr>
      <w:ins w:id="2382" w:author="Alzraiee, Ayman H" w:date="2021-05-25T21:50:00Z">
        <w:r>
          <w:rPr>
            <w:lang w:val="en-AU"/>
          </w:rPr>
          <w:t xml:space="preserve">Depending on the assimilation scheme chosen in step (1) decide the number of </w:t>
        </w:r>
      </w:ins>
      <w:ins w:id="2383" w:author="Alzraiee, Ayman H" w:date="2021-05-25T21:51:00Z">
        <w:r>
          <w:rPr>
            <w:lang w:val="en-AU"/>
          </w:rPr>
          <w:t xml:space="preserve">assimilation cycles. For ensemble smoother one cycle is used. For </w:t>
        </w:r>
      </w:ins>
      <w:ins w:id="2384" w:author="Alzraiee, Ayman H" w:date="2021-05-25T21:52:00Z">
        <w:r>
          <w:rPr>
            <w:lang w:val="en-AU"/>
          </w:rPr>
          <w:t xml:space="preserve">sequential data assimilation schemes such </w:t>
        </w:r>
      </w:ins>
      <w:proofErr w:type="spellStart"/>
      <w:ins w:id="2385" w:author="Alzraiee, Ayman H" w:date="2021-05-25T21:51:00Z">
        <w:r>
          <w:rPr>
            <w:lang w:val="en-AU"/>
          </w:rPr>
          <w:t>EnKF</w:t>
        </w:r>
        <w:proofErr w:type="spellEnd"/>
        <w:r>
          <w:rPr>
            <w:lang w:val="en-AU"/>
          </w:rPr>
          <w:t xml:space="preserve"> and </w:t>
        </w:r>
        <w:proofErr w:type="spellStart"/>
        <w:r>
          <w:rPr>
            <w:lang w:val="en-AU"/>
          </w:rPr>
          <w:t>EnKS</w:t>
        </w:r>
        <w:proofErr w:type="spellEnd"/>
        <w:r>
          <w:rPr>
            <w:lang w:val="en-AU"/>
          </w:rPr>
          <w:t xml:space="preserve"> more than </w:t>
        </w:r>
      </w:ins>
      <w:ins w:id="2386" w:author="Alzraiee, Ayman H" w:date="2021-05-25T21:52:00Z">
        <w:r>
          <w:rPr>
            <w:lang w:val="en-AU"/>
          </w:rPr>
          <w:t xml:space="preserve">one cycle is needed. </w:t>
        </w:r>
      </w:ins>
      <w:ins w:id="2387" w:author="Alzraiee, Ayman H" w:date="2021-05-25T21:46:00Z">
        <w:r w:rsidRPr="00790331">
          <w:rPr>
            <w:lang w:val="en-AU"/>
          </w:rPr>
          <w:t xml:space="preserve"> </w:t>
        </w:r>
      </w:ins>
      <w:ins w:id="2388" w:author="Alzraiee, Ayman H" w:date="2021-05-25T21:52:00Z">
        <w:r>
          <w:rPr>
            <w:lang w:val="en-AU"/>
          </w:rPr>
          <w:t>The simulation period is usually d</w:t>
        </w:r>
      </w:ins>
      <w:ins w:id="2389" w:author="Alzraiee, Ayman H" w:date="2021-05-25T21:53:00Z">
        <w:r>
          <w:rPr>
            <w:lang w:val="en-AU"/>
          </w:rPr>
          <w:t xml:space="preserve">ivided </w:t>
        </w:r>
        <w:r w:rsidR="00790331">
          <w:rPr>
            <w:lang w:val="en-AU"/>
          </w:rPr>
          <w:t xml:space="preserve">into time intervals at the end of which assimilation will be implemented. </w:t>
        </w:r>
      </w:ins>
    </w:p>
    <w:p w14:paraId="03A150FF" w14:textId="53EEEA7A" w:rsidR="00790331" w:rsidRDefault="00790331" w:rsidP="008604BC">
      <w:pPr>
        <w:pStyle w:val="ListParagraph"/>
        <w:numPr>
          <w:ilvl w:val="0"/>
          <w:numId w:val="33"/>
        </w:numPr>
        <w:rPr>
          <w:ins w:id="2390" w:author="Alzraiee, Ayman H" w:date="2021-05-25T21:58:00Z"/>
          <w:lang w:val="en-AU"/>
        </w:rPr>
      </w:pPr>
      <w:ins w:id="2391" w:author="Alzraiee, Ayman H" w:date="2021-05-25T21:54:00Z">
        <w:r>
          <w:rPr>
            <w:lang w:val="en-AU"/>
          </w:rPr>
          <w:t xml:space="preserve">All states, parameters, and observation must be associated with a cycle number. If no cycle number is </w:t>
        </w:r>
      </w:ins>
      <w:ins w:id="2392" w:author="Alzraiee, Ayman H" w:date="2021-05-25T21:55:00Z">
        <w:r>
          <w:rPr>
            <w:lang w:val="en-AU"/>
          </w:rPr>
          <w:t>provided, the “Ensemble smoother” will be implemented. An observation associated with time cycle 3 for ex</w:t>
        </w:r>
      </w:ins>
      <w:ins w:id="2393" w:author="Alzraiee, Ayman H" w:date="2021-05-25T21:56:00Z">
        <w:r>
          <w:rPr>
            <w:lang w:val="en-AU"/>
          </w:rPr>
          <w:t xml:space="preserve">ample will only be used when the model </w:t>
        </w:r>
      </w:ins>
      <w:ins w:id="2394" w:author="Alzraiee, Ayman H" w:date="2021-05-25T21:58:00Z">
        <w:r>
          <w:rPr>
            <w:lang w:val="en-AU"/>
          </w:rPr>
          <w:t>simulates</w:t>
        </w:r>
      </w:ins>
      <w:ins w:id="2395" w:author="Alzraiee, Ayman H" w:date="2021-05-25T21:56:00Z">
        <w:r>
          <w:rPr>
            <w:lang w:val="en-AU"/>
          </w:rPr>
          <w:t xml:space="preserve"> time cycle 3. Cycle numbers associated </w:t>
        </w:r>
      </w:ins>
      <w:ins w:id="2396" w:author="Alzraiee, Ayman H" w:date="2021-05-25T21:57:00Z">
        <w:r>
          <w:rPr>
            <w:lang w:val="en-AU"/>
          </w:rPr>
          <w:t xml:space="preserve">states and parameters define cycles within which those states are updated. State and parameters that are updated every cycle </w:t>
        </w:r>
      </w:ins>
      <w:ins w:id="2397" w:author="Alzraiee, Ayman H" w:date="2021-05-25T21:58:00Z">
        <w:r>
          <w:rPr>
            <w:lang w:val="en-AU"/>
          </w:rPr>
          <w:t>can be associated with a cycle number equal negative value.</w:t>
        </w:r>
      </w:ins>
    </w:p>
    <w:p w14:paraId="73106943" w14:textId="77777777" w:rsidR="00790331" w:rsidRDefault="00790331" w:rsidP="008604BC">
      <w:pPr>
        <w:pStyle w:val="ListParagraph"/>
        <w:numPr>
          <w:ilvl w:val="0"/>
          <w:numId w:val="33"/>
        </w:numPr>
        <w:rPr>
          <w:ins w:id="2398" w:author="Alzraiee, Ayman H" w:date="2021-05-25T22:02:00Z"/>
          <w:lang w:val="en-AU"/>
        </w:rPr>
      </w:pPr>
      <w:proofErr w:type="spellStart"/>
      <w:ins w:id="2399" w:author="Alzraiee, Ayman H" w:date="2021-05-25T21:59:00Z">
        <w:r>
          <w:rPr>
            <w:lang w:val="en-AU"/>
          </w:rPr>
          <w:t>Identinitfy</w:t>
        </w:r>
        <w:proofErr w:type="spellEnd"/>
        <w:r>
          <w:rPr>
            <w:lang w:val="en-AU"/>
          </w:rPr>
          <w:t xml:space="preserve"> input files with parameters/states of </w:t>
        </w:r>
        <w:proofErr w:type="spellStart"/>
        <w:r>
          <w:rPr>
            <w:lang w:val="en-AU"/>
          </w:rPr>
          <w:t>intrsert</w:t>
        </w:r>
        <w:proofErr w:type="spellEnd"/>
        <w:r>
          <w:rPr>
            <w:lang w:val="en-AU"/>
          </w:rPr>
          <w:t xml:space="preserve">. Develop template </w:t>
        </w:r>
      </w:ins>
      <w:ins w:id="2400" w:author="Alzraiee, Ayman H" w:date="2021-05-25T22:00:00Z">
        <w:r>
          <w:rPr>
            <w:lang w:val="en-AU"/>
          </w:rPr>
          <w:t>files for them. If those parameters/states are updated every cycle, consider u</w:t>
        </w:r>
      </w:ins>
      <w:ins w:id="2401" w:author="Alzraiee, Ayman H" w:date="2021-05-25T22:01:00Z">
        <w:r>
          <w:rPr>
            <w:lang w:val="en-AU"/>
          </w:rPr>
          <w:t xml:space="preserve">sing “cycle tables”. If the input files format changes every time </w:t>
        </w:r>
        <w:proofErr w:type="gramStart"/>
        <w:r>
          <w:rPr>
            <w:lang w:val="en-AU"/>
          </w:rPr>
          <w:t>cycle</w:t>
        </w:r>
        <w:proofErr w:type="gramEnd"/>
        <w:r>
          <w:rPr>
            <w:lang w:val="en-AU"/>
          </w:rPr>
          <w:t xml:space="preserve"> consider developing as many template files as needed. </w:t>
        </w:r>
      </w:ins>
    </w:p>
    <w:p w14:paraId="58B8C86A" w14:textId="465340E6" w:rsidR="00671546" w:rsidRPr="00A857A9" w:rsidRDefault="00790331" w:rsidP="008A0A3C">
      <w:pPr>
        <w:pStyle w:val="ListParagraph"/>
        <w:numPr>
          <w:ilvl w:val="0"/>
          <w:numId w:val="33"/>
        </w:numPr>
        <w:rPr>
          <w:ins w:id="2402" w:author="Alzraiee, Ayman H" w:date="2021-05-25T22:16:00Z"/>
          <w:rPrChange w:id="2403" w:author="Alzraiee, Ayman H" w:date="2021-05-25T22:16:00Z">
            <w:rPr>
              <w:ins w:id="2404" w:author="Alzraiee, Ayman H" w:date="2021-05-25T22:16:00Z"/>
              <w:lang w:val="en-AU"/>
            </w:rPr>
          </w:rPrChange>
        </w:rPr>
      </w:pPr>
      <w:ins w:id="2405" w:author="Alzraiee, Ayman H" w:date="2021-05-25T22:02:00Z">
        <w:r w:rsidRPr="0041072E">
          <w:rPr>
            <w:lang w:val="en-AU"/>
          </w:rPr>
          <w:t xml:space="preserve">Identify output files with simulated </w:t>
        </w:r>
        <w:r w:rsidRPr="00A857A9">
          <w:rPr>
            <w:lang w:val="en-AU"/>
          </w:rPr>
          <w:t>equivalent and/or dy</w:t>
        </w:r>
      </w:ins>
      <w:ins w:id="2406" w:author="Alzraiee, Ayman H" w:date="2021-05-25T22:03:00Z">
        <w:r w:rsidRPr="00A857A9">
          <w:rPr>
            <w:lang w:val="en-AU"/>
          </w:rPr>
          <w:t>namic states</w:t>
        </w:r>
      </w:ins>
      <w:ins w:id="2407" w:author="Alzraiee, Ayman H" w:date="2021-05-25T22:02:00Z">
        <w:r w:rsidRPr="0041072E">
          <w:rPr>
            <w:lang w:val="en-AU"/>
          </w:rPr>
          <w:t xml:space="preserve">. </w:t>
        </w:r>
      </w:ins>
      <w:ins w:id="2408" w:author="Alzraiee, Ayman H" w:date="2021-05-25T22:03:00Z">
        <w:r w:rsidR="0041072E" w:rsidRPr="0041072E">
          <w:rPr>
            <w:lang w:val="en-AU"/>
          </w:rPr>
          <w:t xml:space="preserve">Develop instruction files. Consider using “Cycle tables” if the observation </w:t>
        </w:r>
      </w:ins>
      <w:proofErr w:type="gramStart"/>
      <w:ins w:id="2409" w:author="Alzraiee, Ayman H" w:date="2021-05-25T22:04:00Z">
        <w:r w:rsidR="0041072E" w:rsidRPr="0041072E">
          <w:rPr>
            <w:lang w:val="en-AU"/>
          </w:rPr>
          <w:t>are</w:t>
        </w:r>
        <w:proofErr w:type="gramEnd"/>
        <w:r w:rsidR="0041072E" w:rsidRPr="0041072E">
          <w:rPr>
            <w:lang w:val="en-AU"/>
          </w:rPr>
          <w:t xml:space="preserve"> recurrent. </w:t>
        </w:r>
      </w:ins>
    </w:p>
    <w:p w14:paraId="02EDA434" w14:textId="73ECCCBB" w:rsidR="00A857A9" w:rsidRPr="0041072E" w:rsidRDefault="00A857A9" w:rsidP="008A0A3C">
      <w:pPr>
        <w:pStyle w:val="ListParagraph"/>
        <w:numPr>
          <w:ilvl w:val="0"/>
          <w:numId w:val="33"/>
        </w:numPr>
        <w:rPr>
          <w:ins w:id="2410" w:author="Alzraiee, Ayman H" w:date="2021-05-25T22:04:00Z"/>
          <w:rPrChange w:id="2411" w:author="Alzraiee, Ayman H" w:date="2021-05-25T22:04:00Z">
            <w:rPr>
              <w:ins w:id="2412" w:author="Alzraiee, Ayman H" w:date="2021-05-25T22:04:00Z"/>
              <w:lang w:val="en-AU"/>
            </w:rPr>
          </w:rPrChange>
        </w:rPr>
      </w:pPr>
      <w:ins w:id="2413" w:author="Alzraiee, Ayman H" w:date="2021-05-25T22:16:00Z">
        <w:r>
          <w:rPr>
            <w:lang w:val="en-AU"/>
          </w:rPr>
          <w:t xml:space="preserve">Identify any </w:t>
        </w:r>
      </w:ins>
      <w:ins w:id="2414" w:author="Alzraiee, Ayman H" w:date="2021-05-25T22:17:00Z">
        <w:r>
          <w:rPr>
            <w:lang w:val="en-AU"/>
          </w:rPr>
          <w:t>ot</w:t>
        </w:r>
      </w:ins>
      <w:ins w:id="2415" w:author="Alzraiee, Ayman H" w:date="2021-05-25T22:18:00Z">
        <w:r>
          <w:rPr>
            <w:lang w:val="en-AU"/>
          </w:rPr>
          <w:t>her</w:t>
        </w:r>
      </w:ins>
      <w:ins w:id="2416" w:author="Alzraiee, Ayman H" w:date="2021-05-25T22:17:00Z">
        <w:r>
          <w:rPr>
            <w:lang w:val="en-AU"/>
          </w:rPr>
          <w:t xml:space="preserve"> </w:t>
        </w:r>
      </w:ins>
      <w:ins w:id="2417" w:author="Alzraiee, Ayman H" w:date="2021-05-25T22:16:00Z">
        <w:r>
          <w:rPr>
            <w:lang w:val="en-AU"/>
          </w:rPr>
          <w:t xml:space="preserve">input file </w:t>
        </w:r>
      </w:ins>
      <w:ins w:id="2418" w:author="Alzraiee, Ayman H" w:date="2021-05-25T22:18:00Z">
        <w:r>
          <w:rPr>
            <w:lang w:val="en-AU"/>
          </w:rPr>
          <w:t xml:space="preserve">(with no parameters or states) </w:t>
        </w:r>
      </w:ins>
      <w:ins w:id="2419" w:author="Alzraiee, Ayman H" w:date="2021-05-25T22:16:00Z">
        <w:r>
          <w:rPr>
            <w:lang w:val="en-AU"/>
          </w:rPr>
          <w:t xml:space="preserve">that is needed for restarting the model or needed </w:t>
        </w:r>
      </w:ins>
      <w:ins w:id="2420" w:author="Alzraiee, Ayman H" w:date="2021-05-25T22:17:00Z">
        <w:r>
          <w:rPr>
            <w:lang w:val="en-AU"/>
          </w:rPr>
          <w:t xml:space="preserve">to be changed </w:t>
        </w:r>
      </w:ins>
      <w:ins w:id="2421" w:author="Alzraiee, Ayman H" w:date="2021-05-25T22:18:00Z">
        <w:r>
          <w:rPr>
            <w:lang w:val="en-AU"/>
          </w:rPr>
          <w:t>in</w:t>
        </w:r>
      </w:ins>
      <w:ins w:id="2422" w:author="Alzraiee, Ayman H" w:date="2021-05-25T22:17:00Z">
        <w:r>
          <w:rPr>
            <w:lang w:val="en-AU"/>
          </w:rPr>
          <w:t xml:space="preserve"> different time </w:t>
        </w:r>
        <w:proofErr w:type="spellStart"/>
        <w:r>
          <w:rPr>
            <w:lang w:val="en-AU"/>
          </w:rPr>
          <w:t>cyeles</w:t>
        </w:r>
        <w:proofErr w:type="spellEnd"/>
        <w:r>
          <w:rPr>
            <w:lang w:val="en-AU"/>
          </w:rPr>
          <w:t>. Generate a template files for those input files</w:t>
        </w:r>
      </w:ins>
    </w:p>
    <w:p w14:paraId="5C648167" w14:textId="693C7EFD" w:rsidR="0041072E" w:rsidRPr="0041072E" w:rsidRDefault="0041072E" w:rsidP="008A0A3C">
      <w:pPr>
        <w:pStyle w:val="ListParagraph"/>
        <w:numPr>
          <w:ilvl w:val="0"/>
          <w:numId w:val="33"/>
        </w:numPr>
        <w:rPr>
          <w:ins w:id="2423" w:author="Alzraiee, Ayman H" w:date="2021-05-25T22:05:00Z"/>
          <w:rPrChange w:id="2424" w:author="Alzraiee, Ayman H" w:date="2021-05-25T22:05:00Z">
            <w:rPr>
              <w:ins w:id="2425" w:author="Alzraiee, Ayman H" w:date="2021-05-25T22:05:00Z"/>
              <w:lang w:val="en-AU"/>
            </w:rPr>
          </w:rPrChange>
        </w:rPr>
      </w:pPr>
      <w:ins w:id="2426" w:author="Alzraiee, Ayman H" w:date="2021-05-25T22:13:00Z">
        <w:r>
          <w:rPr>
            <w:lang w:val="en-AU"/>
          </w:rPr>
          <w:t>Generate</w:t>
        </w:r>
      </w:ins>
      <w:ins w:id="2427" w:author="Alzraiee, Ayman H" w:date="2021-05-25T22:05:00Z">
        <w:r>
          <w:rPr>
            <w:lang w:val="en-AU"/>
          </w:rPr>
          <w:t xml:space="preserve"> prior parameters/state ensembles. </w:t>
        </w:r>
      </w:ins>
      <w:ins w:id="2428" w:author="Alzraiee, Ayman H" w:date="2021-05-25T22:13:00Z">
        <w:r w:rsidR="00A857A9">
          <w:rPr>
            <w:lang w:val="en-AU"/>
          </w:rPr>
          <w:t xml:space="preserve">An ensemble size between 100 and 500 realizations are widely used. </w:t>
        </w:r>
      </w:ins>
      <w:ins w:id="2429" w:author="Alzraiee, Ayman H" w:date="2021-05-25T22:15:00Z">
        <w:r w:rsidR="00A857A9">
          <w:rPr>
            <w:lang w:val="en-AU"/>
          </w:rPr>
          <w:t>Also,</w:t>
        </w:r>
      </w:ins>
      <w:ins w:id="2430" w:author="Alzraiee, Ayman H" w:date="2021-05-25T22:13:00Z">
        <w:r w:rsidR="00A857A9">
          <w:rPr>
            <w:lang w:val="en-AU"/>
          </w:rPr>
          <w:t xml:space="preserve"> param</w:t>
        </w:r>
      </w:ins>
      <w:ins w:id="2431" w:author="Alzraiee, Ayman H" w:date="2021-05-25T22:14:00Z">
        <w:r w:rsidR="00A857A9">
          <w:rPr>
            <w:lang w:val="en-AU"/>
          </w:rPr>
          <w:t xml:space="preserve">eters or/and states can be generated by PESTPP-DA (see **). </w:t>
        </w:r>
      </w:ins>
    </w:p>
    <w:p w14:paraId="0EC463AF" w14:textId="1A56F85A" w:rsidR="0041072E" w:rsidRDefault="00A857A9" w:rsidP="008A0A3C">
      <w:pPr>
        <w:pStyle w:val="ListParagraph"/>
        <w:numPr>
          <w:ilvl w:val="0"/>
          <w:numId w:val="33"/>
        </w:numPr>
        <w:rPr>
          <w:ins w:id="2432" w:author="Alzraiee, Ayman H" w:date="2021-05-25T22:16:00Z"/>
        </w:rPr>
      </w:pPr>
      <w:ins w:id="2433" w:author="Alzraiee, Ayman H" w:date="2021-05-25T22:14:00Z">
        <w:r>
          <w:t xml:space="preserve">Generate </w:t>
        </w:r>
      </w:ins>
      <w:ins w:id="2434" w:author="Alzraiee, Ayman H" w:date="2021-05-25T22:15:00Z">
        <w:r>
          <w:t xml:space="preserve">an </w:t>
        </w:r>
        <w:proofErr w:type="spellStart"/>
        <w:r>
          <w:t>esemble</w:t>
        </w:r>
        <w:proofErr w:type="spellEnd"/>
        <w:r>
          <w:t xml:space="preserve"> of error perturbations that will be added to observations. PESTPP-DA can generate this ensemble based on the weight of the </w:t>
        </w:r>
      </w:ins>
      <w:ins w:id="2435" w:author="Alzraiee, Ayman H" w:date="2021-05-25T22:16:00Z">
        <w:r>
          <w:t>observation (see***).</w:t>
        </w:r>
      </w:ins>
    </w:p>
    <w:p w14:paraId="3FEA370E" w14:textId="73E6097E" w:rsidR="00A2045A" w:rsidRPr="00A2045A" w:rsidRDefault="00A857A9" w:rsidP="00A2045A">
      <w:pPr>
        <w:pStyle w:val="ListParagraph"/>
        <w:numPr>
          <w:ilvl w:val="0"/>
          <w:numId w:val="33"/>
        </w:numPr>
        <w:rPr>
          <w:ins w:id="2436" w:author="Alzraiee, Ayman H" w:date="2021-05-25T22:23:00Z"/>
          <w:rPrChange w:id="2437" w:author="Alzraiee, Ayman H" w:date="2021-05-25T22:23:00Z">
            <w:rPr>
              <w:ins w:id="2438" w:author="Alzraiee, Ayman H" w:date="2021-05-25T22:23:00Z"/>
              <w:lang w:val="en-AU"/>
            </w:rPr>
          </w:rPrChange>
        </w:rPr>
      </w:pPr>
      <w:ins w:id="2439" w:author="Alzraiee, Ayman H" w:date="2021-05-25T22:18:00Z">
        <w:r>
          <w:t>I</w:t>
        </w:r>
      </w:ins>
      <w:ins w:id="2440" w:author="Alzraiee, Ayman H" w:date="2021-05-25T22:19:00Z">
        <w:r>
          <w:t xml:space="preserve">n sequential data assimilation is needed, identify the model output names </w:t>
        </w:r>
      </w:ins>
      <w:ins w:id="2441" w:author="Alzraiee, Ayman H" w:date="2021-05-25T22:20:00Z">
        <w:r>
          <w:t xml:space="preserve">for dynamic states. </w:t>
        </w:r>
      </w:ins>
      <w:ins w:id="2442" w:author="Alzraiee, Ayman H" w:date="2021-05-25T22:21:00Z">
        <w:r>
          <w:t>Dynamic states must exist in the parameter data and observation data. Use “</w:t>
        </w:r>
        <w:proofErr w:type="spellStart"/>
        <w:r>
          <w:rPr>
            <w:lang w:val="en-AU"/>
          </w:rPr>
          <w:t>state_par_link</w:t>
        </w:r>
        <w:proofErr w:type="spellEnd"/>
        <w:r>
          <w:rPr>
            <w:lang w:val="en-AU"/>
          </w:rPr>
          <w:t xml:space="preserve">” to link states in the </w:t>
        </w:r>
      </w:ins>
      <w:ins w:id="2443" w:author="Alzraiee, Ayman H" w:date="2021-05-25T22:22:00Z">
        <w:r>
          <w:rPr>
            <w:lang w:val="en-AU"/>
          </w:rPr>
          <w:t>observation data and state in the parameter data. You may use the same name in both parameter and obser</w:t>
        </w:r>
      </w:ins>
      <w:ins w:id="2444" w:author="Alzraiee, Ayman H" w:date="2021-05-25T22:23:00Z">
        <w:r>
          <w:rPr>
            <w:lang w:val="en-AU"/>
          </w:rPr>
          <w:t xml:space="preserve">vation section to flag </w:t>
        </w:r>
        <w:r w:rsidR="00A2045A">
          <w:rPr>
            <w:lang w:val="en-AU"/>
          </w:rPr>
          <w:t>dynamic states.</w:t>
        </w:r>
      </w:ins>
    </w:p>
    <w:p w14:paraId="3079058C" w14:textId="77777777" w:rsidR="00A2045A" w:rsidRPr="00A2045A" w:rsidRDefault="00A2045A" w:rsidP="00A2045A">
      <w:pPr>
        <w:pStyle w:val="ListParagraph"/>
        <w:numPr>
          <w:ilvl w:val="0"/>
          <w:numId w:val="33"/>
        </w:numPr>
        <w:rPr>
          <w:ins w:id="2445" w:author="Alzraiee, Ayman H" w:date="2021-05-25T22:24:00Z"/>
          <w:rPrChange w:id="2446" w:author="Alzraiee, Ayman H" w:date="2021-05-25T22:24:00Z">
            <w:rPr>
              <w:ins w:id="2447" w:author="Alzraiee, Ayman H" w:date="2021-05-25T22:24:00Z"/>
              <w:lang w:val="en-AU"/>
            </w:rPr>
          </w:rPrChange>
        </w:rPr>
      </w:pPr>
      <w:ins w:id="2448" w:author="Alzraiee, Ayman H" w:date="2021-05-25T22:23:00Z">
        <w:r>
          <w:rPr>
            <w:lang w:val="en-AU"/>
          </w:rPr>
          <w:t xml:space="preserve">Consider using localization when the number of states/parameters </w:t>
        </w:r>
      </w:ins>
      <w:ins w:id="2449" w:author="Alzraiee, Ayman H" w:date="2021-05-25T22:24:00Z">
        <w:r>
          <w:rPr>
            <w:lang w:val="en-AU"/>
          </w:rPr>
          <w:t>is large and the ensemble size is small (see ** for more details</w:t>
        </w:r>
        <w:proofErr w:type="gramStart"/>
        <w:r>
          <w:rPr>
            <w:lang w:val="en-AU"/>
          </w:rPr>
          <w:t>) .</w:t>
        </w:r>
        <w:proofErr w:type="gramEnd"/>
      </w:ins>
    </w:p>
    <w:p w14:paraId="5B071E95" w14:textId="5F0664FF" w:rsidR="00A2045A" w:rsidRDefault="00A2045A">
      <w:pPr>
        <w:pStyle w:val="ListParagraph"/>
        <w:numPr>
          <w:ilvl w:val="0"/>
          <w:numId w:val="33"/>
        </w:numPr>
        <w:pPrChange w:id="2450" w:author="Alzraiee, Ayman H" w:date="2021-05-25T22:23:00Z">
          <w:pPr/>
        </w:pPrChange>
      </w:pPr>
      <w:ins w:id="2451" w:author="Alzraiee, Ayman H" w:date="2021-05-25T22:24:00Z">
        <w:r>
          <w:rPr>
            <w:lang w:val="en-AU"/>
          </w:rPr>
          <w:t xml:space="preserve">Choose either </w:t>
        </w:r>
        <w:proofErr w:type="spellStart"/>
        <w:r>
          <w:rPr>
            <w:lang w:val="en-AU"/>
          </w:rPr>
          <w:t>itrative</w:t>
        </w:r>
        <w:proofErr w:type="spellEnd"/>
        <w:r>
          <w:rPr>
            <w:lang w:val="en-AU"/>
          </w:rPr>
          <w:t xml:space="preserve"> or MDA solution method.  </w:t>
        </w:r>
      </w:ins>
    </w:p>
    <w:p w14:paraId="4171D115" w14:textId="1C66F3C7" w:rsidR="005F39E4" w:rsidRDefault="005F39E4" w:rsidP="005F39E4">
      <w:pPr>
        <w:pStyle w:val="Heading3"/>
      </w:pPr>
      <w:bookmarkStart w:id="2452" w:name="_Toc72832597"/>
      <w:r>
        <w:t>12.2.12 Running PESTPP-DA</w:t>
      </w:r>
      <w:bookmarkEnd w:id="2452"/>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258F9B87" w:rsidR="00CE4FDC" w:rsidRPr="0084127D" w:rsidRDefault="0084127D" w:rsidP="005F39E4">
      <w:r>
        <w:t xml:space="preserve">To restart at a given cycle number, users can supply the optional </w:t>
      </w:r>
      <w:r>
        <w:rPr>
          <w:i/>
          <w:iCs/>
        </w:rPr>
        <w:t>DA_HOTSTART_CYCLE</w:t>
      </w:r>
      <w:r>
        <w:t xml:space="preserve"> argument along with the requisite parameter, observation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 xml:space="preserve">batch assimilation (e.g. </w:t>
      </w:r>
      <w:r>
        <w:t>smoother</w:t>
      </w:r>
      <w:r w:rsidR="004C46D5">
        <w:t xml:space="preserve">) </w:t>
      </w:r>
      <w:r>
        <w:t xml:space="preserve">assuming all </w:t>
      </w:r>
      <w:r>
        <w:lastRenderedPageBreak/>
        <w:t>parameters and observations are in cycle 0.</w:t>
      </w:r>
    </w:p>
    <w:p w14:paraId="124C1656" w14:textId="7F519426" w:rsidR="005F39E4" w:rsidRDefault="004C46D5" w:rsidP="005F39E4">
      <w:r>
        <w:t>As previously discussed, i</w:t>
      </w:r>
      <w:r w:rsidR="005F39E4">
        <w:t>f NOPTMAX is set to ze</w:t>
      </w:r>
      <w:r>
        <w:t xml:space="preserve">ro, PESTPP-DA will run the model once for each cycle using the values listed in the parameter data section of </w:t>
      </w:r>
      <w:proofErr w:type="spellStart"/>
      <w:r>
        <w:t>ths</w:t>
      </w:r>
      <w:proofErr w:type="spellEnd"/>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14193DA0"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w:t>
      </w:r>
      <w:proofErr w:type="gramStart"/>
      <w:r>
        <w:t>So</w:t>
      </w:r>
      <w:proofErr w:type="gramEnd"/>
      <w:r>
        <w:t xml:space="preserve"> it is important that the workers are using a control file that lists the same cycles information as the control file that the master is using.  </w:t>
      </w:r>
    </w:p>
    <w:p w14:paraId="0D5ACBDB" w14:textId="77777777" w:rsidR="00FC6649" w:rsidRPr="002663E9" w:rsidRDefault="00FC6649" w:rsidP="005F39E4"/>
    <w:p w14:paraId="32153B24" w14:textId="0DB61D55" w:rsidR="005F39E4" w:rsidRDefault="005F39E4" w:rsidP="005F39E4">
      <w:pPr>
        <w:pStyle w:val="Heading3"/>
      </w:pPr>
      <w:bookmarkStart w:id="2453" w:name="_Toc72832598"/>
      <w:r>
        <w:t>12.2.13 PESTPP-DA Output Files</w:t>
      </w:r>
      <w:bookmarkEnd w:id="2453"/>
    </w:p>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 xml:space="preserve">The “global” simulated output (e.g.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lastRenderedPageBreak/>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The simulated output (e.g. 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proofErr w:type="spellStart"/>
            <w:r>
              <w:rPr>
                <w:rFonts w:ascii="Arial" w:hAnsi="Arial" w:cs="Arial"/>
                <w:sz w:val="18"/>
                <w:szCs w:val="18"/>
              </w:rPr>
              <w:t>realziations</w:t>
            </w:r>
            <w:proofErr w:type="spellEnd"/>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454" w:name="_Toc72832599"/>
      <w:r>
        <w:t>12.4 Summary of PESTPP-DA Control Variables</w:t>
      </w:r>
      <w:bookmarkEnd w:id="2454"/>
    </w:p>
    <w:p w14:paraId="356768BC" w14:textId="78C6A8C7" w:rsidR="00666BEC" w:rsidRDefault="005F39E4" w:rsidP="005F39E4">
      <w:pPr>
        <w:pStyle w:val="Heading3"/>
      </w:pPr>
      <w:bookmarkStart w:id="2455" w:name="_Toc72832600"/>
      <w:r>
        <w:t>12.4.1 General</w:t>
      </w:r>
      <w:bookmarkEnd w:id="2455"/>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bookmarkStart w:id="2456" w:name="_Toc72832601"/>
      <w:r>
        <w:t>12.4.2 Control Variables in the PEST Control File</w:t>
      </w:r>
      <w:bookmarkEnd w:id="2456"/>
      <w:r>
        <w:t xml:space="preserve"> </w:t>
      </w:r>
    </w:p>
    <w:p w14:paraId="2085E8F1" w14:textId="2B6DAA49"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lastRenderedPageBreak/>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457" w:name="_Toc72832602"/>
      <w:r>
        <w:t>12.4.3 PEST++ Control Variables</w:t>
      </w:r>
      <w:bookmarkEnd w:id="2457"/>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5725DF06" w14:textId="7FE6D655" w:rsidR="005F39E4" w:rsidRDefault="005F39E4" w:rsidP="005F39E4">
      <w:pPr>
        <w:rPr>
          <w:lang w:val="en-AU"/>
        </w:rPr>
      </w:pPr>
    </w:p>
    <w:p w14:paraId="55B9778F" w14:textId="472C8C61" w:rsidR="009A63AD" w:rsidRDefault="009A63AD" w:rsidP="005F39E4">
      <w:pPr>
        <w:rPr>
          <w:lang w:val="en-AU"/>
        </w:rPr>
      </w:pPr>
    </w:p>
    <w:p w14:paraId="13124081" w14:textId="3E41517B" w:rsidR="009A63AD" w:rsidRDefault="009A63AD" w:rsidP="005F39E4">
      <w:pPr>
        <w:rPr>
          <w:lang w:val="en-AU"/>
        </w:rPr>
      </w:pP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4E88D50C"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t>da_</w:t>
            </w:r>
            <w:r w:rsidR="0084127D">
              <w:rPr>
                <w:rFonts w:ascii="Calibri" w:hAnsi="Calibri" w:cs="Calibri"/>
                <w:i/>
                <w:sz w:val="18"/>
                <w:szCs w:val="18"/>
                <w:lang w:val="en-AU"/>
              </w:rPr>
              <w:t>observation_cycle_table</w:t>
            </w:r>
            <w:proofErr w:type="spellEnd"/>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5A663A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27EF10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5F39E4" w14:paraId="60C54375" w14:textId="77777777" w:rsidTr="00D40D02">
        <w:trPr>
          <w:cantSplit/>
        </w:trPr>
        <w:tc>
          <w:tcPr>
            <w:tcW w:w="2775" w:type="dxa"/>
            <w:shd w:val="clear" w:color="auto" w:fill="auto"/>
          </w:tcPr>
          <w:p w14:paraId="560A6FD6" w14:textId="77777777" w:rsidR="005F39E4" w:rsidRPr="00C40A21" w:rsidRDefault="005F39E4" w:rsidP="00D40D02">
            <w:pPr>
              <w:rPr>
                <w:rFonts w:ascii="Calibri" w:hAnsi="Calibri" w:cs="Calibri"/>
                <w:i/>
                <w:sz w:val="18"/>
                <w:szCs w:val="18"/>
                <w:lang w:val="en-AU"/>
              </w:rPr>
            </w:pPr>
          </w:p>
        </w:tc>
        <w:tc>
          <w:tcPr>
            <w:tcW w:w="1255" w:type="dxa"/>
            <w:shd w:val="clear" w:color="auto" w:fill="auto"/>
          </w:tcPr>
          <w:p w14:paraId="69714506" w14:textId="77777777" w:rsidR="005F39E4" w:rsidRPr="00C40A21" w:rsidRDefault="005F39E4" w:rsidP="00D40D02">
            <w:pPr>
              <w:rPr>
                <w:rFonts w:ascii="Calibri" w:hAnsi="Calibri" w:cs="Calibri"/>
                <w:sz w:val="18"/>
                <w:szCs w:val="18"/>
                <w:lang w:val="en-AU"/>
              </w:rPr>
            </w:pPr>
          </w:p>
        </w:tc>
        <w:tc>
          <w:tcPr>
            <w:tcW w:w="4986" w:type="dxa"/>
            <w:shd w:val="clear" w:color="auto" w:fill="auto"/>
          </w:tcPr>
          <w:p w14:paraId="3971E0AE" w14:textId="77777777" w:rsidR="005F39E4" w:rsidRPr="00C40A21" w:rsidRDefault="005F39E4" w:rsidP="00D40D02">
            <w:pPr>
              <w:rPr>
                <w:rFonts w:ascii="Calibri" w:hAnsi="Calibri" w:cs="Calibri"/>
                <w:sz w:val="18"/>
                <w:szCs w:val="18"/>
                <w:lang w:val="en-AU"/>
              </w:rPr>
            </w:pP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DAB7CA2" w14:textId="77777777" w:rsidR="00F53099" w:rsidRDefault="00F53099">
      <w:pPr>
        <w:widowControl/>
        <w:spacing w:before="0" w:after="0"/>
        <w:jc w:val="left"/>
      </w:pPr>
    </w:p>
    <w:p w14:paraId="4BA414CE" w14:textId="77777777" w:rsidR="00F53099" w:rsidRDefault="00F53099">
      <w:pPr>
        <w:widowControl/>
        <w:spacing w:before="0" w:after="0"/>
        <w:jc w:val="left"/>
      </w:pPr>
    </w:p>
    <w:p w14:paraId="6B6BB972" w14:textId="77777777" w:rsidR="00F53099" w:rsidRDefault="00F53099">
      <w:pPr>
        <w:widowControl/>
        <w:spacing w:before="0" w:after="0"/>
        <w:jc w:val="left"/>
      </w:pPr>
      <w:r>
        <w:br w:type="page"/>
      </w:r>
    </w:p>
    <w:p w14:paraId="51456D8F" w14:textId="77777777" w:rsidR="00F53099" w:rsidRDefault="00F53099">
      <w:pPr>
        <w:widowControl/>
        <w:spacing w:before="0" w:after="0"/>
        <w:jc w:val="left"/>
      </w:pPr>
    </w:p>
    <w:p w14:paraId="73EA771C" w14:textId="77777777" w:rsidR="00F53099" w:rsidRDefault="00F53099">
      <w:pPr>
        <w:widowControl/>
        <w:spacing w:before="0" w:after="0"/>
        <w:jc w:val="left"/>
      </w:pPr>
    </w:p>
    <w:p w14:paraId="6099B193" w14:textId="77777777" w:rsidR="00F53099" w:rsidRDefault="00F53099">
      <w:pPr>
        <w:widowControl/>
        <w:spacing w:before="0" w:after="0"/>
        <w:jc w:val="left"/>
      </w:pPr>
    </w:p>
    <w:p w14:paraId="77A0A016" w14:textId="74A4CB51" w:rsidR="002C107D" w:rsidRDefault="002C107D" w:rsidP="002C107D">
      <w:pPr>
        <w:pStyle w:val="Heading1"/>
      </w:pPr>
      <w:bookmarkStart w:id="2458" w:name="_Toc72832603"/>
      <w:r>
        <w:t>13. PESTPP-MOU</w:t>
      </w:r>
      <w:bookmarkEnd w:id="2458"/>
    </w:p>
    <w:p w14:paraId="682A6AFE" w14:textId="08197B10" w:rsidR="002C107D" w:rsidRDefault="002C107D" w:rsidP="002C107D">
      <w:pPr>
        <w:pStyle w:val="Heading2"/>
      </w:pPr>
      <w:bookmarkStart w:id="2459" w:name="_Toc72832604"/>
      <w:r>
        <w:t>13.1 Introduction</w:t>
      </w:r>
      <w:bookmarkEnd w:id="2459"/>
    </w:p>
    <w:p w14:paraId="5492B6D4" w14:textId="1B7CCEB1" w:rsidR="006D162A" w:rsidRDefault="006D162A" w:rsidP="006D162A">
      <w:pPr>
        <w:rPr>
          <w:lang w:val="en-AU"/>
        </w:rPr>
      </w:pPr>
    </w:p>
    <w:p w14:paraId="1E121074" w14:textId="4CF2CA7E" w:rsidR="006D162A" w:rsidRPr="006D162A" w:rsidRDefault="006D162A" w:rsidP="006D162A">
      <w:pPr>
        <w:rPr>
          <w:lang w:val="en-AU"/>
        </w:rPr>
      </w:pPr>
      <w:r>
        <w:rPr>
          <w:lang w:val="en-AU"/>
        </w:rPr>
        <w:t xml:space="preserve">PESTPP-MOU is a tool for constrained single and multiple objective optimization under uncertainty 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460" w:name="_Toc72832605"/>
      <w:r>
        <w:t>13.2 Theory</w:t>
      </w:r>
      <w:bookmarkEnd w:id="2460"/>
    </w:p>
    <w:p w14:paraId="61E86CE4" w14:textId="097C7764" w:rsidR="002C107D" w:rsidRDefault="002C107D" w:rsidP="002C107D">
      <w:pPr>
        <w:pStyle w:val="Heading3"/>
      </w:pPr>
      <w:bookmarkStart w:id="2461" w:name="_Toc72832606"/>
      <w:r>
        <w:t>13.2.1 Background and Basic Equations</w:t>
      </w:r>
      <w:bookmarkEnd w:id="2461"/>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ED5C7E">
      <w:pPr>
        <w:pStyle w:val="ListParagraph"/>
        <w:numPr>
          <w:ilvl w:val="0"/>
          <w:numId w:val="32"/>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ED5C7E">
      <w:pPr>
        <w:pStyle w:val="ListParagraph"/>
        <w:numPr>
          <w:ilvl w:val="0"/>
          <w:numId w:val="32"/>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374B74EB" w:rsidR="00ED5C7E" w:rsidRDefault="00ED5C7E" w:rsidP="00ED5C7E">
      <w:pPr>
        <w:pStyle w:val="ListParagraph"/>
        <w:numPr>
          <w:ilvl w:val="0"/>
          <w:numId w:val="32"/>
        </w:numPr>
        <w:rPr>
          <w:lang w:val="en-AU"/>
        </w:rPr>
      </w:pPr>
      <w:r>
        <w:rPr>
          <w:lang w:val="en-AU"/>
        </w:rPr>
        <w:t>Decision variables: defined in the parameter data section, these are the quantities that PESTPP-MOU will adjust during its seeking objective extrema</w:t>
      </w:r>
    </w:p>
    <w:p w14:paraId="64D11D62" w14:textId="009AB6FE" w:rsidR="00ED5C7E" w:rsidRDefault="00ED5C7E" w:rsidP="00ED5C7E">
      <w:pPr>
        <w:pStyle w:val="ListParagraph"/>
        <w:numPr>
          <w:ilvl w:val="0"/>
          <w:numId w:val="32"/>
        </w:numPr>
        <w:rPr>
          <w:lang w:val="en-AU"/>
        </w:rPr>
      </w:pPr>
      <w:r>
        <w:rPr>
          <w:lang w:val="en-AU"/>
        </w:rPr>
        <w:t>Parameters: non-decision-variable quantities listed in the control file, parameters can induce uncertainty in the model-based objectives and constraints.</w:t>
      </w:r>
    </w:p>
    <w:p w14:paraId="4A6ADE14" w14:textId="731E793A" w:rsidR="00ED5C7E" w:rsidRDefault="00ED5C7E" w:rsidP="00ED5C7E">
      <w:pPr>
        <w:pStyle w:val="ListParagraph"/>
        <w:numPr>
          <w:ilvl w:val="0"/>
          <w:numId w:val="32"/>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F167294" w14:textId="5B3668C3" w:rsidR="00ED5C7E" w:rsidRDefault="00ED5C7E" w:rsidP="00ED5C7E">
      <w:pPr>
        <w:pStyle w:val="ListParagraph"/>
        <w:rPr>
          <w:lang w:val="en-AU"/>
        </w:rPr>
      </w:pPr>
    </w:p>
    <w:p w14:paraId="515DE83D" w14:textId="77777777" w:rsidR="00ED5C7E" w:rsidRPr="00ED5C7E" w:rsidRDefault="00ED5C7E" w:rsidP="00ED5C7E">
      <w:pPr>
        <w:pStyle w:val="ListParagraph"/>
        <w:rPr>
          <w:lang w:val="en-AU"/>
        </w:rPr>
      </w:pPr>
    </w:p>
    <w:p w14:paraId="33A84DBE" w14:textId="11C07795" w:rsidR="00ED5C7E" w:rsidRPr="00ED5C7E" w:rsidRDefault="00ED5C7E" w:rsidP="00ED5C7E">
      <w:pPr>
        <w:rPr>
          <w:lang w:val="en-AU"/>
        </w:rPr>
      </w:pPr>
      <w:r>
        <w:rPr>
          <w:lang w:val="en-AU"/>
        </w:rPr>
        <w:t xml:space="preserve">PESTPP-MOU operates on the concepts of populations of decision variables.  This population is “evolved” across “generations” (e.g. iterations) such that each successive generation seeks to out compete the previous generation towards finding extrema of the objectives while respecting any constraints.  Offspring are generated from a population using a “generator” and offspring and/or parent population members are compared to each other using a “environmental selector”.  PESTPP-MOU implements several popular generators and two multi-objective environmental selectors (single objective selection is trivial).  </w:t>
      </w:r>
    </w:p>
    <w:p w14:paraId="56354DA3" w14:textId="3D601F6A" w:rsidR="002C107D" w:rsidRDefault="002C107D" w:rsidP="002C107D">
      <w:pPr>
        <w:pStyle w:val="Heading3"/>
      </w:pPr>
      <w:bookmarkStart w:id="2462" w:name="_Toc72832607"/>
      <w:r>
        <w:lastRenderedPageBreak/>
        <w:t xml:space="preserve">13.2.2 </w:t>
      </w:r>
      <w:bookmarkEnd w:id="2462"/>
      <w:r w:rsidR="00345835">
        <w:t>Evaluating chances in a population-based algorithm</w:t>
      </w:r>
    </w:p>
    <w:p w14:paraId="7E3B889E" w14:textId="07B04E8F" w:rsidR="00345835" w:rsidRDefault="00345835" w:rsidP="002C107D">
      <w:pPr>
        <w:pStyle w:val="Heading3"/>
        <w:rPr>
          <w:b w:val="0"/>
          <w:bCs/>
        </w:rPr>
      </w:pPr>
      <w:bookmarkStart w:id="2463" w:name="_Toc72832608"/>
      <w:r>
        <w:rPr>
          <w:b w:val="0"/>
          <w:bCs/>
        </w:rP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5E0A09B8" w:rsidR="00345835" w:rsidRDefault="00345835" w:rsidP="00345835">
      <w:pPr>
        <w:rPr>
          <w:lang w:val="en-AU"/>
        </w:rPr>
      </w:pPr>
      <w:r>
        <w:rPr>
          <w:lang w:val="en-AU"/>
        </w:rPr>
        <w:t>Chances can be evaluated in two ways with PESTPP-MOU: at each population member</w:t>
      </w:r>
      <w:r w:rsidR="00382DFA">
        <w:rPr>
          <w:lang w:val="en-AU"/>
        </w:rPr>
        <w:t xml:space="preserve"> (</w:t>
      </w:r>
      <w:r w:rsidR="00382DFA">
        <w:rPr>
          <w:i/>
          <w:iCs/>
          <w:lang w:val="en-AU"/>
        </w:rPr>
        <w:t>MOU_CHANCE_POINT(ALL)</w:t>
      </w:r>
      <w:r w:rsidR="00382DFA">
        <w:rPr>
          <w:lang w:val="en-AU"/>
        </w:rPr>
        <w:t>)</w:t>
      </w:r>
      <w:r>
        <w:rPr>
          <w:lang w:val="en-AU"/>
        </w:rPr>
        <w:t xml:space="preserve"> or at a single representative point in decision variable space and then broadcast to each population member</w:t>
      </w:r>
      <w:r w:rsidR="00382DFA">
        <w:rPr>
          <w:lang w:val="en-AU"/>
        </w:rPr>
        <w:t xml:space="preserve"> (</w:t>
      </w:r>
      <w:r w:rsidR="00382DFA">
        <w:rPr>
          <w:i/>
          <w:iCs/>
          <w:lang w:val="en-AU"/>
        </w:rPr>
        <w:t>MOU_CHANCE_POINT(SINGLE</w:t>
      </w:r>
      <w:r w:rsidR="00382DFA">
        <w:rPr>
          <w:lang w:val="en-AU"/>
        </w:rPr>
        <w:t>))</w:t>
      </w:r>
      <w:r>
        <w:rPr>
          <w:lang w:val="en-AU"/>
        </w:rPr>
        <w:t xml:space="preserve">.  Additional, chances can be reused across generations or evaluate anew each </w:t>
      </w:r>
      <w:r w:rsidR="004B28D1">
        <w:rPr>
          <w:lang w:val="en-AU"/>
        </w:rPr>
        <w:t>generation</w:t>
      </w:r>
      <w:r w:rsidR="00382DFA">
        <w:rPr>
          <w:lang w:val="en-AU"/>
        </w:rPr>
        <w:t xml:space="preserve"> via the </w:t>
      </w:r>
      <w:r w:rsidR="00382DFA">
        <w:rPr>
          <w:i/>
          <w:iCs/>
          <w:lang w:val="en-AU"/>
        </w:rPr>
        <w:t>OPT_REUSE_CHANCE</w:t>
      </w:r>
      <w:r w:rsidR="00382DFA">
        <w:rPr>
          <w:lang w:val="en-AU"/>
        </w:rPr>
        <w:t xml:space="preserve"> integer argument</w:t>
      </w:r>
      <w:r>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Pr>
          <w:lang w:val="en-AU"/>
        </w:rPr>
        <w:t xml:space="preserve"> for all remaining generations is the computationally cheapest option: you only have to evaluate the parameter stack once for the entire analysis.  On the other extreme, you can evaluate the stack at each population member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member of the initial population and then reusing the stack or subsequent generations might be an appropriate compromise.  </w:t>
      </w:r>
    </w:p>
    <w:p w14:paraId="0F759F13" w14:textId="2E645659" w:rsidR="00345835" w:rsidRDefault="00345835" w:rsidP="00345835">
      <w:pPr>
        <w:rPr>
          <w:lang w:val="en-AU"/>
        </w:rPr>
      </w:pPr>
    </w:p>
    <w:p w14:paraId="5A5161E2" w14:textId="58B32ECC" w:rsidR="00345835" w:rsidRPr="00345835" w:rsidRDefault="00345835" w:rsidP="00345835">
      <w:pPr>
        <w:rPr>
          <w:lang w:val="en-AU"/>
        </w:rPr>
      </w:pPr>
      <w:r>
        <w:rPr>
          <w:lang w:val="en-AU"/>
        </w:rPr>
        <w:t xml:space="preserve">When chances are reused for generations, the PDFs/CDFs of the </w:t>
      </w:r>
      <w:proofErr w:type="spellStart"/>
      <w:r>
        <w:rPr>
          <w:lang w:val="en-AU"/>
        </w:rPr>
        <w:t>contraints</w:t>
      </w:r>
      <w:proofErr w:type="spellEnd"/>
      <w:r>
        <w:rPr>
          <w:lang w:val="en-AU"/>
        </w:rPr>
        <w:t>/objectives are</w:t>
      </w:r>
      <w:r w:rsidR="00382DFA">
        <w:rPr>
          <w:lang w:val="en-AU"/>
        </w:rPr>
        <w:t xml:space="preserve"> translated</w:t>
      </w:r>
      <w:r>
        <w:rPr>
          <w:lang w:val="en-AU"/>
        </w:rPr>
        <w:t xml:space="preserve"> from the points in decision variable space where they were evaluated to the new population members in a minimum-</w:t>
      </w:r>
      <w:proofErr w:type="spellStart"/>
      <w:r>
        <w:rPr>
          <w:lang w:val="en-AU"/>
        </w:rPr>
        <w:t>euclidean</w:t>
      </w:r>
      <w:proofErr w:type="spellEnd"/>
      <w:r>
        <w:rPr>
          <w:lang w:val="en-AU"/>
        </w:rPr>
        <w:t xml:space="preserve">-distance sense.  This assumes that points </w:t>
      </w:r>
      <w:proofErr w:type="spellStart"/>
      <w:r>
        <w:rPr>
          <w:lang w:val="en-AU"/>
        </w:rPr>
        <w:t>near by</w:t>
      </w:r>
      <w:proofErr w:type="spellEnd"/>
      <w:r>
        <w:rPr>
          <w:lang w:val="en-AU"/>
        </w:rPr>
        <w:t xml:space="preserve">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r>
        <w:t xml:space="preserve">13.2.3 </w:t>
      </w:r>
      <w:bookmarkEnd w:id="2463"/>
      <w:r w:rsidR="00382DFA">
        <w:t>PESTPP-MOU workflow</w:t>
      </w:r>
    </w:p>
    <w:p w14:paraId="553D76F5" w14:textId="7777777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member.  PESTPP-MOU then generates a new population of offspring from the initial population using the specified </w:t>
      </w:r>
      <w:r>
        <w:rPr>
          <w:i/>
          <w:iCs/>
          <w:lang w:val="en-AU"/>
        </w:rPr>
        <w:t>MOU_GENERATOR</w:t>
      </w:r>
      <w:r w:rsidR="00665DE5">
        <w:rPr>
          <w:lang w:val="en-AU"/>
        </w:rPr>
        <w:t xml:space="preserve">.  This new population is then evaluated by running it through the model.  </w:t>
      </w:r>
    </w:p>
    <w:p w14:paraId="0A03D007" w14:textId="4F504394" w:rsidR="00665DE5" w:rsidRDefault="00665DE5" w:rsidP="002C107D">
      <w:pPr>
        <w:rPr>
          <w:lang w:val="en-AU"/>
        </w:rPr>
      </w:pPr>
      <w:r>
        <w:rPr>
          <w:lang w:val="en-AU"/>
        </w:rPr>
        <w:t xml:space="preserve">If chances processes are active (via the </w:t>
      </w:r>
      <w:r>
        <w:rPr>
          <w:i/>
          <w:iCs/>
          <w:lang w:val="en-AU"/>
        </w:rPr>
        <w:t xml:space="preserve">OPT_RISK </w:t>
      </w:r>
      <w:r>
        <w:rPr>
          <w:lang w:val="en-AU"/>
        </w:rPr>
        <w:t xml:space="preserve">argument) and chances should be evaluated this generation (as indicated by the </w:t>
      </w:r>
      <w:r>
        <w:rPr>
          <w:i/>
          <w:iCs/>
          <w:lang w:val="en-AU"/>
        </w:rPr>
        <w:t>OPT_REUSE_CHANCE</w:t>
      </w:r>
      <w:r>
        <w:rPr>
          <w:lang w:val="en-AU"/>
        </w:rPr>
        <w:t xml:space="preserve"> argument), then any chance-related model runs are also evaluated at the same time as the offspring population.  </w:t>
      </w:r>
    </w:p>
    <w:p w14:paraId="5C69FED8" w14:textId="2F8186AA" w:rsidR="009E45E5" w:rsidRDefault="00665DE5" w:rsidP="002C107D">
      <w:pPr>
        <w:rPr>
          <w:lang w:val="en-AU"/>
        </w:rPr>
      </w:pPr>
      <w:r>
        <w:rPr>
          <w:lang w:val="en-AU"/>
        </w:rPr>
        <w:t xml:space="preserve">Once all requested runs have finished, PESTPP-MOU uses the designated environmental </w:t>
      </w:r>
      <w:r>
        <w:rPr>
          <w:lang w:val="en-AU"/>
        </w:rPr>
        <w:lastRenderedPageBreak/>
        <w:t xml:space="preserve">selector (via </w:t>
      </w:r>
      <w:r>
        <w:rPr>
          <w:i/>
          <w:iCs/>
          <w:lang w:val="en-AU"/>
        </w:rPr>
        <w:t xml:space="preserve">MOU_ENV_SELECTOR </w:t>
      </w:r>
      <w:r>
        <w:rPr>
          <w:lang w:val="en-AU"/>
        </w:rPr>
        <w:t>argument) to keep only the best members from the parent and offspring populations, combining these best members into the new population to use as the parent population for the next generation.</w:t>
      </w:r>
      <w:r w:rsidR="009E45E5">
        <w:rPr>
          <w:lang w:val="en-AU"/>
        </w:rPr>
        <w:t xml:space="preserve">  </w:t>
      </w:r>
    </w:p>
    <w:p w14:paraId="55D64809" w14:textId="742AF839" w:rsidR="002C107D" w:rsidRPr="00665DE5" w:rsidRDefault="009E45E5" w:rsidP="002C107D">
      <w:pPr>
        <w:rPr>
          <w:lang w:val="en-AU"/>
        </w:rPr>
      </w:pPr>
      <w:r>
        <w:rPr>
          <w:lang w:val="en-AU"/>
        </w:rPr>
        <w:t xml:space="preserve">The selection of the “best” members depends on the problem formulation.  For single objective problems, the “best” members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member</w:t>
      </w:r>
      <w:r w:rsidR="004B28D1">
        <w:rPr>
          <w:lang w:val="en-AU"/>
        </w:rPr>
        <w:t>’</w:t>
      </w:r>
      <w:r>
        <w:rPr>
          <w:lang w:val="en-AU"/>
        </w:rPr>
        <w:t xml:space="preserve">s location in objective function space relative to all other members of the population.  If constraints are included, things get even more complicated because now we don’t want to include infeasible members (members who violate constraints) in the population for the next generation unless there are not enough feasible members.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464" w:name="_Toc72832609"/>
      <w:r>
        <w:t xml:space="preserve">13.2.4 </w:t>
      </w:r>
      <w:bookmarkEnd w:id="2464"/>
      <w:r w:rsidR="009E45E5">
        <w:t>Advanced functionality</w:t>
      </w:r>
    </w:p>
    <w:p w14:paraId="44A38F20" w14:textId="51B68C1A" w:rsidR="009E45E5" w:rsidRDefault="009E45E5" w:rsidP="009E45E5">
      <w:pPr>
        <w:rPr>
          <w:lang w:val="en-AU"/>
        </w:rPr>
      </w:pPr>
    </w:p>
    <w:p w14:paraId="6329943D" w14:textId="7A71D08E"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(REFS)</w:t>
      </w:r>
      <w:r>
        <w:rPr>
          <w:lang w:val="en-AU"/>
        </w:rPr>
        <w:t>.</w:t>
      </w:r>
      <w:r w:rsidR="00193CF9">
        <w:rPr>
          <w:lang w:val="en-AU"/>
        </w:rPr>
        <w:t xml:space="preserve">  This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To activate this option, an adjustable parameter named “_risk_” (leading and trailing underscores required) must be included in the pest interface and </w:t>
      </w:r>
      <w:r w:rsidR="00C96214">
        <w:rPr>
          <w:i/>
          <w:iCs/>
          <w:lang w:val="en-AU"/>
        </w:rPr>
        <w:t>MOU_RISK_OBJECTIVE</w:t>
      </w:r>
      <w:r w:rsidR="00C96214">
        <w:rPr>
          <w:lang w:val="en-AU"/>
        </w:rPr>
        <w:t xml:space="preserve"> 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4D170A20" w14:textId="07EC4B97" w:rsidR="00980653" w:rsidRDefault="00980653" w:rsidP="009E45E5">
      <w:pPr>
        <w:rPr>
          <w:lang w:val="en-AU"/>
        </w:rPr>
      </w:pPr>
    </w:p>
    <w:p w14:paraId="0F1C8ACB" w14:textId="364C968E" w:rsidR="00980653" w:rsidRPr="009E45E5" w:rsidRDefault="00980653" w:rsidP="009E45E5">
      <w:pPr>
        <w:rPr>
          <w:lang w:val="en-AU"/>
        </w:rPr>
      </w:pPr>
      <w:r>
        <w:rPr>
          <w:lang w:val="en-AU"/>
        </w:rPr>
        <w:t>PESTPP-MOU also support self-adaptive differential evolution….</w:t>
      </w:r>
    </w:p>
    <w:p w14:paraId="5BFB49CA" w14:textId="77777777" w:rsidR="002C107D" w:rsidRDefault="002C107D" w:rsidP="002C107D">
      <w:pPr>
        <w:rPr>
          <w:lang w:val="en-AU"/>
        </w:rPr>
      </w:pPr>
    </w:p>
    <w:p w14:paraId="58FFD3BC" w14:textId="505B8010" w:rsidR="002C107D" w:rsidRDefault="002C107D" w:rsidP="002C107D">
      <w:pPr>
        <w:pStyle w:val="Heading3"/>
      </w:pPr>
      <w:bookmarkStart w:id="2465" w:name="_Toc72832611"/>
      <w:r>
        <w:t>13.2.12 Running PESTPP-DA</w:t>
      </w:r>
      <w:bookmarkEnd w:id="246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6AD9DF0E" w:rsidR="002C107D" w:rsidRDefault="002C107D" w:rsidP="002C107D">
      <w:r>
        <w:t>As previously discussed, if NOPTMAX is set to zero, PESTPP-</w:t>
      </w:r>
      <w:r w:rsidR="009E45E5">
        <w:t>MOU</w:t>
      </w:r>
      <w:r>
        <w:t xml:space="preserve"> will run the model once using the values listed in the parameter data section of </w:t>
      </w:r>
      <w:proofErr w:type="spellStart"/>
      <w:r>
        <w:t>ths</w:t>
      </w:r>
      <w:proofErr w:type="spellEnd"/>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764638CE" w:rsidR="00320612" w:rsidRDefault="009E45E5" w:rsidP="002C107D">
      <w:r>
        <w:t>Constraints/objectives are identified in exactly the same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proofErr w:type="spellStart"/>
      <w:r>
        <w:t>constaints</w:t>
      </w:r>
      <w:proofErr w:type="spellEnd"/>
      <w:r>
        <w:t xml:space="preserve"> and objectives is made via the </w:t>
      </w:r>
      <w:r>
        <w:rPr>
          <w:i/>
          <w:iCs/>
        </w:rPr>
        <w:t>MOU_OBJECTIVES</w:t>
      </w:r>
      <w:r>
        <w:t xml:space="preserve"> argument.  </w:t>
      </w:r>
      <w:r>
        <w:lastRenderedPageBreak/>
        <w:t xml:space="preserve">Any observation and prior information equation names (not group names) passed via </w:t>
      </w:r>
      <w:r>
        <w:rPr>
          <w:i/>
          <w:iCs/>
        </w:rPr>
        <w:t>MOU_OBJECTIVES</w:t>
      </w:r>
      <w:r>
        <w:t xml:space="preserve"> are treated as objectives, not constraints.  While it may seem tempting to make all </w:t>
      </w:r>
      <w:proofErr w:type="spellStart"/>
      <w:r>
        <w:t>constaints</w:t>
      </w:r>
      <w:proofErr w:type="spellEnd"/>
      <w:r>
        <w:t xml:space="preserve"> objectives, in practice, the algorithm elements encoded in PESTPP-MOU can tolerate up to 5 objectives, and, more realistically, 2-3 objectives may be a better choice.  </w:t>
      </w:r>
    </w:p>
    <w:p w14:paraId="57B53E9C" w14:textId="62436330" w:rsidR="00320612" w:rsidRPr="00320612" w:rsidRDefault="00320612" w:rsidP="002C107D">
      <w:r>
        <w:t xml:space="preserve">Decision variables are distinguished from parameters through the </w:t>
      </w:r>
      <w:r>
        <w:rPr>
          <w:i/>
          <w:iCs/>
        </w:rPr>
        <w:t>OPT_DEC_VAR_GROUPS</w:t>
      </w:r>
      <w:r>
        <w:t xml:space="preserve"> option which lists parameter groups whose members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F6E020" w:rsidR="002C107D" w:rsidRDefault="002C107D" w:rsidP="002C107D">
      <w:pPr>
        <w:pStyle w:val="Heading3"/>
      </w:pPr>
      <w:bookmarkStart w:id="2466" w:name="_Toc72832612"/>
      <w:r>
        <w:t>13.2.13 PESTPP-DA Output Files</w:t>
      </w:r>
      <w:bookmarkEnd w:id="246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spellStart"/>
            <w:proofErr w:type="gramStart"/>
            <w:r>
              <w:rPr>
                <w:rFonts w:ascii="Arial" w:hAnsi="Arial" w:cs="Arial"/>
                <w:i/>
                <w:sz w:val="18"/>
                <w:szCs w:val="18"/>
              </w:rPr>
              <w:t>case..</w:t>
            </w:r>
            <w:proofErr w:type="gramEnd"/>
            <w:r>
              <w:rPr>
                <w:rFonts w:ascii="Arial" w:hAnsi="Arial" w:cs="Arial"/>
                <w:i/>
                <w:sz w:val="18"/>
                <w:szCs w:val="18"/>
              </w:rPr>
              <w:t>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&gt;.obs_pop.csv</w:t>
            </w:r>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obs_pop.jcb</w:t>
            </w:r>
            <w:proofErr w:type="spellEnd"/>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&gt;.dv_pop.csv</w:t>
            </w:r>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dv_pop.jcb</w:t>
            </w:r>
            <w:proofErr w:type="spellEnd"/>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lastRenderedPageBreak/>
              <w:t>case.&lt;</w:t>
            </w:r>
            <w:proofErr w:type="spellStart"/>
            <w:proofErr w:type="gramEnd"/>
            <w:r>
              <w:rPr>
                <w:rFonts w:ascii="Arial" w:hAnsi="Arial" w:cs="Arial"/>
                <w:i/>
                <w:sz w:val="18"/>
                <w:szCs w:val="18"/>
              </w:rPr>
              <w:t>iter</w:t>
            </w:r>
            <w:proofErr w:type="spellEnd"/>
            <w:r>
              <w:rPr>
                <w:rFonts w:ascii="Arial" w:hAnsi="Arial" w:cs="Arial"/>
                <w:i/>
                <w:sz w:val="18"/>
                <w:szCs w:val="18"/>
              </w:rPr>
              <w:t>&gt;.chance.obs_pop.csv</w:t>
            </w:r>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chance.obs_pop.jcb</w:t>
            </w:r>
            <w:proofErr w:type="spellEnd"/>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&gt;.chance.dv_pop.csv</w:t>
            </w:r>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chance.dv_pop.jcb</w:t>
            </w:r>
            <w:proofErr w:type="spellEnd"/>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2C107D" w14:paraId="03B4CDD0" w14:textId="77777777" w:rsidTr="00AE438C">
        <w:trPr>
          <w:cantSplit/>
        </w:trPr>
        <w:tc>
          <w:tcPr>
            <w:tcW w:w="3043" w:type="dxa"/>
            <w:shd w:val="clear" w:color="auto" w:fill="auto"/>
          </w:tcPr>
          <w:p w14:paraId="77858E4F" w14:textId="77777777" w:rsidR="002C107D" w:rsidRPr="00C40A21" w:rsidRDefault="002C107D" w:rsidP="00AE438C">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59B1591F" w14:textId="77777777" w:rsidR="002C107D" w:rsidRPr="00C40A21" w:rsidRDefault="002C107D" w:rsidP="00AE438C">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4A4845FB" w14:textId="1A7860D1" w:rsidR="002C107D" w:rsidRDefault="002C107D" w:rsidP="002C107D">
      <w:pPr>
        <w:pStyle w:val="Caption"/>
      </w:pPr>
      <w:r>
        <w:t>Table 13.1. Files recorded by PESTPP-</w:t>
      </w:r>
      <w:r w:rsidR="00481303">
        <w:t>MOU</w:t>
      </w:r>
      <w:r>
        <w:t xml:space="preserve">. </w:t>
      </w:r>
    </w:p>
    <w:p w14:paraId="51B18879" w14:textId="23A2B04A" w:rsidR="002C107D" w:rsidRDefault="002C107D" w:rsidP="002C107D">
      <w:pPr>
        <w:pStyle w:val="Heading2"/>
      </w:pPr>
      <w:bookmarkStart w:id="2467" w:name="_Toc72832613"/>
      <w:r>
        <w:t>13.4 Summary of PESTPP-</w:t>
      </w:r>
      <w:r w:rsidR="00481303">
        <w:t>MOU</w:t>
      </w:r>
      <w:r>
        <w:t xml:space="preserve"> Control Variables</w:t>
      </w:r>
      <w:bookmarkEnd w:id="2467"/>
    </w:p>
    <w:p w14:paraId="22CD5F14" w14:textId="410EE940" w:rsidR="002C107D" w:rsidRDefault="002C107D" w:rsidP="002C107D">
      <w:pPr>
        <w:pStyle w:val="Heading3"/>
      </w:pPr>
      <w:bookmarkStart w:id="2468" w:name="_Toc72832614"/>
      <w:r>
        <w:t>13.4.1 General</w:t>
      </w:r>
      <w:bookmarkEnd w:id="2468"/>
    </w:p>
    <w:p w14:paraId="7B83D1CF" w14:textId="00686F33" w:rsidR="002C107D" w:rsidRPr="00666BEC" w:rsidRDefault="002C107D" w:rsidP="00481303">
      <w:pPr>
        <w:rPr>
          <w:lang w:val="en-AU"/>
        </w:rPr>
      </w:pPr>
      <w:r>
        <w:rPr>
          <w:lang w:val="en-AU"/>
        </w:rPr>
        <w:t>Like all the tools in the PEST++ suite, PESTPP-DA uses a control file</w:t>
      </w:r>
      <w:r w:rsidR="00481303">
        <w:rPr>
          <w:lang w:val="en-AU"/>
        </w:rPr>
        <w:t xml:space="preserve">, template files, and instruction files. </w:t>
      </w:r>
    </w:p>
    <w:p w14:paraId="0B14DC00" w14:textId="34022A2D" w:rsidR="002C107D" w:rsidRDefault="002C107D" w:rsidP="002C107D">
      <w:pPr>
        <w:pStyle w:val="Heading3"/>
      </w:pPr>
      <w:bookmarkStart w:id="2469" w:name="_Toc72832615"/>
      <w:r>
        <w:t>13.4.2 Control Variables in the PEST Control File</w:t>
      </w:r>
      <w:bookmarkEnd w:id="2469"/>
      <w:r>
        <w:t xml:space="preserve"> </w:t>
      </w:r>
    </w:p>
    <w:p w14:paraId="3A48B1C2" w14:textId="77777777" w:rsidR="002C107D" w:rsidRDefault="002C107D" w:rsidP="002C107D">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11D83D71" w14:textId="77777777" w:rsidR="002C107D" w:rsidRDefault="002C107D" w:rsidP="002C107D">
      <w:pPr>
        <w:rPr>
          <w:lang w:val="en-AU"/>
        </w:rPr>
      </w:pPr>
    </w:p>
    <w:p w14:paraId="2FB9C2FC" w14:textId="77777777" w:rsidR="002C107D" w:rsidRDefault="002C107D" w:rsidP="002C107D">
      <w:r>
        <w:rPr>
          <w:lang w:val="en-AU"/>
        </w:rPr>
        <w:t xml:space="preserve">There are however a few PESTPP-DA arguments that only apply to PESTPP-DA, these being the arguments that apply the cycle control process.  </w:t>
      </w:r>
    </w:p>
    <w:p w14:paraId="047A1A76" w14:textId="1D12C526" w:rsidR="002C107D" w:rsidRDefault="002C107D" w:rsidP="002C107D">
      <w:pPr>
        <w:pStyle w:val="Heading3"/>
      </w:pPr>
      <w:bookmarkStart w:id="2470" w:name="_Toc72832616"/>
      <w:r>
        <w:t>13.4.3 PEST++ Control Variables</w:t>
      </w:r>
      <w:bookmarkEnd w:id="2470"/>
    </w:p>
    <w:p w14:paraId="5B55DD55" w14:textId="0A3A71C5"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PESTPP-DA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da_observation_cycle_table</w:t>
            </w:r>
            <w:proofErr w:type="spellEnd"/>
          </w:p>
        </w:tc>
        <w:tc>
          <w:tcPr>
            <w:tcW w:w="1255" w:type="dxa"/>
            <w:shd w:val="clear" w:color="auto" w:fill="auto"/>
          </w:tcPr>
          <w:p w14:paraId="716BAA24"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A6B0ACF"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7D2DB994" w14:textId="77777777" w:rsidTr="00AE438C">
        <w:trPr>
          <w:cantSplit/>
        </w:trPr>
        <w:tc>
          <w:tcPr>
            <w:tcW w:w="2775" w:type="dxa"/>
            <w:shd w:val="clear" w:color="auto" w:fill="auto"/>
          </w:tcPr>
          <w:p w14:paraId="662C3DD2"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21875E12" w14:textId="77777777" w:rsidTr="00AE438C">
        <w:trPr>
          <w:cantSplit/>
        </w:trPr>
        <w:tc>
          <w:tcPr>
            <w:tcW w:w="2775" w:type="dxa"/>
            <w:shd w:val="clear" w:color="auto" w:fill="auto"/>
          </w:tcPr>
          <w:p w14:paraId="5E356690"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41AC8FA2"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140F143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2C107D" w14:paraId="4FE10036" w14:textId="77777777" w:rsidTr="00AE438C">
        <w:trPr>
          <w:cantSplit/>
        </w:trPr>
        <w:tc>
          <w:tcPr>
            <w:tcW w:w="2775" w:type="dxa"/>
            <w:shd w:val="clear" w:color="auto" w:fill="auto"/>
          </w:tcPr>
          <w:p w14:paraId="61309514" w14:textId="77777777" w:rsidR="002C107D" w:rsidRPr="00C40A21" w:rsidRDefault="002C107D" w:rsidP="00AE438C">
            <w:pPr>
              <w:rPr>
                <w:rFonts w:ascii="Calibri" w:hAnsi="Calibri" w:cs="Calibri"/>
                <w:i/>
                <w:sz w:val="18"/>
                <w:szCs w:val="18"/>
                <w:lang w:val="en-AU"/>
              </w:rPr>
            </w:pPr>
          </w:p>
        </w:tc>
        <w:tc>
          <w:tcPr>
            <w:tcW w:w="1255" w:type="dxa"/>
            <w:shd w:val="clear" w:color="auto" w:fill="auto"/>
          </w:tcPr>
          <w:p w14:paraId="1FD4177B" w14:textId="77777777" w:rsidR="002C107D" w:rsidRPr="00C40A21" w:rsidRDefault="002C107D" w:rsidP="00AE438C">
            <w:pPr>
              <w:rPr>
                <w:rFonts w:ascii="Calibri" w:hAnsi="Calibri" w:cs="Calibri"/>
                <w:sz w:val="18"/>
                <w:szCs w:val="18"/>
                <w:lang w:val="en-AU"/>
              </w:rPr>
            </w:pPr>
          </w:p>
        </w:tc>
        <w:tc>
          <w:tcPr>
            <w:tcW w:w="4986" w:type="dxa"/>
            <w:shd w:val="clear" w:color="auto" w:fill="auto"/>
          </w:tcPr>
          <w:p w14:paraId="26957CC9" w14:textId="77777777" w:rsidR="002C107D" w:rsidRPr="00C40A21" w:rsidRDefault="002C107D" w:rsidP="00AE438C">
            <w:pPr>
              <w:rPr>
                <w:rFonts w:ascii="Calibri" w:hAnsi="Calibri" w:cs="Calibri"/>
                <w:sz w:val="18"/>
                <w:szCs w:val="18"/>
                <w:lang w:val="en-AU"/>
              </w:rPr>
            </w:pPr>
          </w:p>
        </w:tc>
      </w:tr>
    </w:tbl>
    <w:p w14:paraId="05D2059E" w14:textId="165B2734" w:rsidR="002C107D" w:rsidRDefault="002C107D" w:rsidP="002C107D">
      <w:pPr>
        <w:pStyle w:val="Caption"/>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66209F90" w14:textId="04E8588C" w:rsidR="00F53099" w:rsidRDefault="005F39E4">
      <w:pPr>
        <w:widowControl/>
        <w:spacing w:before="0" w:after="0"/>
        <w:jc w:val="left"/>
      </w:pPr>
      <w:r>
        <w:br w:type="page"/>
      </w:r>
      <w:r w:rsidR="00F53099">
        <w:lastRenderedPageBreak/>
        <w:br w:type="page"/>
      </w:r>
    </w:p>
    <w:p w14:paraId="45B58169" w14:textId="77777777" w:rsidR="00F53099" w:rsidRDefault="00F53099">
      <w:pPr>
        <w:widowControl/>
        <w:spacing w:before="0" w:after="0"/>
        <w:jc w:val="left"/>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471" w:name="_Toc72832617"/>
      <w:r>
        <w:t>1</w:t>
      </w:r>
      <w:r w:rsidR="00B37BDE">
        <w:t>4</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471"/>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2"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lastRenderedPageBreak/>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proofErr w:type="gramStart"/>
      <w:r w:rsidRPr="008F2AEA">
        <w:rPr>
          <w:i/>
          <w:lang w:val="en-AU"/>
        </w:rPr>
        <w:t>J.Water</w:t>
      </w:r>
      <w:proofErr w:type="spellEnd"/>
      <w:proofErr w:type="gram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6"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472" w:name="_Toc439791337"/>
      <w:bookmarkStart w:id="2473" w:name="_Toc439791791"/>
      <w:bookmarkStart w:id="2474" w:name="_Toc439792246"/>
      <w:bookmarkStart w:id="2475" w:name="_Toc439792700"/>
      <w:bookmarkStart w:id="2476" w:name="_Toc439793154"/>
      <w:bookmarkStart w:id="2477" w:name="_Toc439793608"/>
      <w:bookmarkStart w:id="2478" w:name="_Toc439794062"/>
      <w:bookmarkStart w:id="2479" w:name="_Toc439794516"/>
      <w:bookmarkStart w:id="2480" w:name="_Toc439794970"/>
      <w:bookmarkStart w:id="2481" w:name="_Toc439795423"/>
      <w:bookmarkStart w:id="2482" w:name="_Toc439823407"/>
      <w:bookmarkStart w:id="2483" w:name="_Toc445910569"/>
      <w:bookmarkStart w:id="2484" w:name="_Toc510516787"/>
      <w:bookmarkStart w:id="2485" w:name="_Toc72832618"/>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 xml:space="preserve">Variables are recognized by their position in the file. They must be placed on the correct line of this </w:t>
      </w:r>
      <w:proofErr w:type="gramStart"/>
      <w:r>
        <w:rPr>
          <w:lang w:val="en-AU"/>
        </w:rPr>
        <w:t>file</w:t>
      </w:r>
      <w:r w:rsidR="009E0797">
        <w:rPr>
          <w:lang w:val="en-AU"/>
        </w:rPr>
        <w:t>,</w:t>
      </w:r>
      <w:r>
        <w:rPr>
          <w:lang w:val="en-AU"/>
        </w:rPr>
        <w:t xml:space="preserve"> and</w:t>
      </w:r>
      <w:proofErr w:type="gramEnd"/>
      <w:r>
        <w:rPr>
          <w:lang w:val="en-AU"/>
        </w:rPr>
        <w:t xml:space="preserve">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r w:rsidRPr="003E22C0">
        <w:rPr>
          <w:rFonts w:ascii="Courier" w:hAnsi="Courier"/>
          <w:sz w:val="16"/>
          <w:szCs w:val="16"/>
        </w:rPr>
        <w:t>svd</w:t>
      </w:r>
      <w:proofErr w:type="spell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 xml:space="preserve">ave best Jacobian file as a JCO file - overwriting </w:t>
            </w:r>
            <w:proofErr w:type="gramStart"/>
            <w:r w:rsidR="00E24E54">
              <w:rPr>
                <w:rFonts w:ascii="Arial" w:hAnsi="Arial"/>
                <w:sz w:val="18"/>
                <w:szCs w:val="18"/>
                <w:lang w:val="en-AU"/>
              </w:rPr>
              <w:t>previously-saved</w:t>
            </w:r>
            <w:proofErr w:type="gramEnd"/>
            <w:r w:rsidR="00E24E54">
              <w:rPr>
                <w:rFonts w:ascii="Arial" w:hAnsi="Arial"/>
                <w:sz w:val="18"/>
                <w:szCs w:val="18"/>
                <w:lang w:val="en-AU"/>
              </w:rPr>
              <w:t xml:space="preserve">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w:t>
            </w:r>
            <w:proofErr w:type="gramStart"/>
            <w:r w:rsidRPr="00C506B5">
              <w:rPr>
                <w:rFonts w:ascii="Arial" w:hAnsi="Arial"/>
                <w:sz w:val="18"/>
                <w:szCs w:val="18"/>
                <w:lang w:val="en-AU"/>
              </w:rPr>
              <w:t>sensitivity  below</w:t>
            </w:r>
            <w:proofErr w:type="gramEnd"/>
            <w:r w:rsidRPr="00C506B5">
              <w:rPr>
                <w:rFonts w:ascii="Arial" w:hAnsi="Arial"/>
                <w:sz w:val="18"/>
                <w:szCs w:val="18"/>
                <w:lang w:val="en-AU"/>
              </w:rPr>
              <w:t xml:space="preserve">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weight factor increments to </w:t>
            </w:r>
            <w:proofErr w:type="gramStart"/>
            <w:r>
              <w:rPr>
                <w:rFonts w:ascii="Arial" w:hAnsi="Arial"/>
                <w:sz w:val="18"/>
                <w:szCs w:val="18"/>
                <w:lang w:val="en-AU"/>
              </w:rPr>
              <w:t>employ  in</w:t>
            </w:r>
            <w:proofErr w:type="gramEnd"/>
            <w:r>
              <w:rPr>
                <w:rFonts w:ascii="Arial" w:hAnsi="Arial"/>
                <w:sz w:val="18"/>
                <w:szCs w:val="18"/>
                <w:lang w:val="en-AU"/>
              </w:rPr>
              <w:t xml:space="preserve">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486" w:name="_Toc72832619"/>
      <w:r>
        <w:lastRenderedPageBreak/>
        <w:t>Appendix B. Some File Formats</w:t>
      </w:r>
      <w:bookmarkEnd w:id="2486"/>
    </w:p>
    <w:p w14:paraId="7DE1F85D" w14:textId="77777777" w:rsidR="0079191B" w:rsidRDefault="0079191B" w:rsidP="0079191B">
      <w:pPr>
        <w:pStyle w:val="Heading2"/>
      </w:pPr>
      <w:bookmarkStart w:id="2487" w:name="_Toc72832620"/>
      <w:r>
        <w:t>B.1 Introduction</w:t>
      </w:r>
      <w:bookmarkEnd w:id="2487"/>
    </w:p>
    <w:p w14:paraId="61020DAE" w14:textId="77777777" w:rsidR="0079191B" w:rsidRDefault="0079191B" w:rsidP="0079191B">
      <w:pPr>
        <w:rPr>
          <w:lang w:val="en-AU"/>
        </w:rPr>
      </w:pPr>
      <w:r>
        <w:rPr>
          <w:lang w:val="en-AU"/>
        </w:rPr>
        <w:t>This appendix provides formats for two types of file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488" w:name="_Toc445909835"/>
      <w:bookmarkStart w:id="2489" w:name="_Toc480282351"/>
      <w:bookmarkStart w:id="2490" w:name="_Toc482783379"/>
      <w:bookmarkStart w:id="2491" w:name="_Toc488660881"/>
      <w:bookmarkStart w:id="2492" w:name="_Toc500684919"/>
      <w:bookmarkStart w:id="2493" w:name="_Toc501466217"/>
      <w:bookmarkStart w:id="2494" w:name="_Toc501710530"/>
      <w:bookmarkStart w:id="2495" w:name="_Toc501778426"/>
      <w:bookmarkStart w:id="2496" w:name="_Toc501885836"/>
      <w:bookmarkStart w:id="2497" w:name="_Toc502033601"/>
      <w:bookmarkStart w:id="2498" w:name="_Toc502045032"/>
      <w:bookmarkStart w:id="2499" w:name="_Toc502143340"/>
      <w:bookmarkStart w:id="2500" w:name="_Toc502403326"/>
      <w:bookmarkStart w:id="2501" w:name="_Toc502480180"/>
      <w:bookmarkStart w:id="2502" w:name="_Toc502563975"/>
      <w:bookmarkStart w:id="2503" w:name="_Toc502581209"/>
      <w:bookmarkStart w:id="2504" w:name="_Toc502667514"/>
      <w:bookmarkStart w:id="2505" w:name="_Toc502745120"/>
      <w:bookmarkStart w:id="2506" w:name="_Toc502997032"/>
      <w:bookmarkStart w:id="2507" w:name="_Toc503686635"/>
      <w:bookmarkStart w:id="2508" w:name="_Toc503694959"/>
      <w:bookmarkStart w:id="2509" w:name="_Toc503727979"/>
      <w:bookmarkStart w:id="2510" w:name="_Toc505080267"/>
      <w:bookmarkStart w:id="2511" w:name="_Toc506014396"/>
      <w:bookmarkStart w:id="2512" w:name="_Toc506542618"/>
      <w:bookmarkStart w:id="2513" w:name="_Toc72832621"/>
      <w:r>
        <w:t>B.2 Matrix File</w:t>
      </w:r>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p>
    <w:p w14:paraId="23FFEB15" w14:textId="0BE9DE5E" w:rsidR="0081679B" w:rsidRDefault="0081679B" w:rsidP="0081679B">
      <w:pPr>
        <w:pStyle w:val="Heading3"/>
      </w:pPr>
      <w:bookmarkStart w:id="2514" w:name="_Toc445909836"/>
      <w:bookmarkStart w:id="2515" w:name="_Toc480282352"/>
      <w:bookmarkStart w:id="2516" w:name="_Toc482783380"/>
      <w:bookmarkStart w:id="2517" w:name="_Toc488660882"/>
      <w:bookmarkStart w:id="2518" w:name="_Toc500684920"/>
      <w:bookmarkStart w:id="2519" w:name="_Toc501466218"/>
      <w:bookmarkStart w:id="2520" w:name="_Toc501710531"/>
      <w:bookmarkStart w:id="2521" w:name="_Toc501778427"/>
      <w:bookmarkStart w:id="2522" w:name="_Toc501885837"/>
      <w:bookmarkStart w:id="2523" w:name="_Toc502033602"/>
      <w:bookmarkStart w:id="2524" w:name="_Toc502045033"/>
      <w:bookmarkStart w:id="2525" w:name="_Toc502143341"/>
      <w:bookmarkStart w:id="2526" w:name="_Toc502403327"/>
      <w:bookmarkStart w:id="2527" w:name="_Toc502480181"/>
      <w:bookmarkStart w:id="2528" w:name="_Toc502563976"/>
      <w:bookmarkStart w:id="2529" w:name="_Toc502581210"/>
      <w:bookmarkStart w:id="2530" w:name="_Toc502667515"/>
      <w:bookmarkStart w:id="2531" w:name="_Toc502745121"/>
      <w:bookmarkStart w:id="2532" w:name="_Toc502997033"/>
      <w:bookmarkStart w:id="2533" w:name="_Toc503686636"/>
      <w:bookmarkStart w:id="2534" w:name="_Toc503694960"/>
      <w:bookmarkStart w:id="2535" w:name="_Toc503727980"/>
      <w:bookmarkStart w:id="2536" w:name="_Toc505080268"/>
      <w:bookmarkStart w:id="2537" w:name="_Toc506014397"/>
      <w:bookmarkStart w:id="2538" w:name="_Toc506542619"/>
      <w:bookmarkStart w:id="2539" w:name="_Toc72832622"/>
      <w:r>
        <w:t>B.2.1 General</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however this is not part of its specifications.</w:t>
      </w:r>
    </w:p>
    <w:p w14:paraId="555FDF7E" w14:textId="77777777" w:rsidR="0081679B" w:rsidRPr="00832110" w:rsidRDefault="00852E73" w:rsidP="0081679B">
      <w:pPr>
        <w:pStyle w:val="Heading3"/>
      </w:pPr>
      <w:bookmarkStart w:id="2540" w:name="_Toc95550157"/>
      <w:bookmarkStart w:id="2541" w:name="_Toc95921377"/>
      <w:bookmarkStart w:id="2542" w:name="_Toc98169251"/>
      <w:bookmarkStart w:id="2543" w:name="_Toc99464792"/>
      <w:bookmarkStart w:id="2544" w:name="_Toc100992758"/>
      <w:bookmarkStart w:id="2545" w:name="_Toc105522962"/>
      <w:bookmarkStart w:id="2546" w:name="_Toc105523402"/>
      <w:bookmarkStart w:id="2547" w:name="_Toc105524442"/>
      <w:bookmarkStart w:id="2548" w:name="_Toc106549127"/>
      <w:bookmarkStart w:id="2549" w:name="_Toc106904565"/>
      <w:bookmarkStart w:id="2550" w:name="_Toc109115257"/>
      <w:bookmarkStart w:id="2551" w:name="_Toc109220459"/>
      <w:bookmarkStart w:id="2552" w:name="_Toc109743948"/>
      <w:bookmarkStart w:id="2553" w:name="_Toc109744033"/>
      <w:bookmarkStart w:id="2554" w:name="_Toc110573603"/>
      <w:bookmarkStart w:id="2555" w:name="_Toc110938787"/>
      <w:bookmarkStart w:id="2556" w:name="_Toc111043740"/>
      <w:bookmarkStart w:id="2557" w:name="_Toc111138224"/>
      <w:bookmarkStart w:id="2558" w:name="_Toc111176777"/>
      <w:bookmarkStart w:id="2559" w:name="_Toc111211963"/>
      <w:bookmarkStart w:id="2560" w:name="_Toc111516366"/>
      <w:bookmarkStart w:id="2561" w:name="_Toc111705776"/>
      <w:bookmarkStart w:id="2562" w:name="_Toc111710403"/>
      <w:bookmarkStart w:id="2563" w:name="_Toc112553503"/>
      <w:bookmarkStart w:id="2564" w:name="_Toc112553611"/>
      <w:bookmarkStart w:id="2565" w:name="_Toc112925033"/>
      <w:bookmarkStart w:id="2566" w:name="_Toc113341181"/>
      <w:bookmarkStart w:id="2567" w:name="_Toc113382182"/>
      <w:bookmarkStart w:id="2568" w:name="_Toc114890972"/>
      <w:bookmarkStart w:id="2569" w:name="_Toc115937286"/>
      <w:bookmarkStart w:id="2570" w:name="_Toc115942986"/>
      <w:bookmarkStart w:id="2571" w:name="_Toc116681753"/>
      <w:bookmarkStart w:id="2572" w:name="_Toc118188627"/>
      <w:bookmarkStart w:id="2573" w:name="_Toc118631090"/>
      <w:bookmarkStart w:id="2574" w:name="_Toc119122607"/>
      <w:bookmarkStart w:id="2575" w:name="_Toc120608446"/>
      <w:bookmarkStart w:id="2576" w:name="_Toc121849307"/>
      <w:bookmarkStart w:id="2577" w:name="_Toc121938099"/>
      <w:bookmarkStart w:id="2578" w:name="_Toc122517722"/>
      <w:bookmarkStart w:id="2579" w:name="_Toc126428789"/>
      <w:bookmarkStart w:id="2580" w:name="_Toc127210137"/>
      <w:bookmarkStart w:id="2581" w:name="_Toc127210297"/>
      <w:bookmarkStart w:id="2582" w:name="_Toc128980786"/>
      <w:bookmarkStart w:id="2583" w:name="_Toc141197316"/>
      <w:bookmarkStart w:id="2584" w:name="_Toc141197507"/>
      <w:bookmarkStart w:id="2585" w:name="_Toc142390167"/>
      <w:bookmarkStart w:id="2586" w:name="_Toc142503328"/>
      <w:bookmarkStart w:id="2587" w:name="_Toc143970175"/>
      <w:bookmarkStart w:id="2588" w:name="_Toc147358549"/>
      <w:bookmarkStart w:id="2589" w:name="_Toc147358710"/>
      <w:bookmarkStart w:id="2590" w:name="_Toc147358871"/>
      <w:bookmarkStart w:id="2591" w:name="_Toc154212567"/>
      <w:bookmarkStart w:id="2592" w:name="_Toc154391467"/>
      <w:bookmarkStart w:id="2593" w:name="_Toc154726972"/>
      <w:bookmarkStart w:id="2594" w:name="_Toc154972485"/>
      <w:bookmarkStart w:id="2595" w:name="_Toc154984476"/>
      <w:bookmarkStart w:id="2596" w:name="_Toc155085786"/>
      <w:bookmarkStart w:id="2597" w:name="_Toc155626509"/>
      <w:bookmarkStart w:id="2598" w:name="_Toc157070287"/>
      <w:bookmarkStart w:id="2599" w:name="_Toc158170518"/>
      <w:bookmarkStart w:id="2600" w:name="_Toc159778948"/>
      <w:bookmarkStart w:id="2601" w:name="_Toc167892361"/>
      <w:bookmarkStart w:id="2602" w:name="_Toc168160307"/>
      <w:bookmarkStart w:id="2603" w:name="_Toc168160522"/>
      <w:bookmarkStart w:id="2604" w:name="_Toc168680252"/>
      <w:bookmarkStart w:id="2605" w:name="_Toc169683489"/>
      <w:bookmarkStart w:id="2606" w:name="_Toc169683705"/>
      <w:bookmarkStart w:id="2607" w:name="_Toc169683921"/>
      <w:bookmarkStart w:id="2608" w:name="_Toc170817545"/>
      <w:bookmarkStart w:id="2609" w:name="_Toc170832462"/>
      <w:bookmarkStart w:id="2610" w:name="_Toc171489469"/>
      <w:bookmarkStart w:id="2611" w:name="_Toc171699150"/>
      <w:bookmarkStart w:id="2612" w:name="_Toc171836797"/>
      <w:bookmarkStart w:id="2613" w:name="_Toc172041585"/>
      <w:bookmarkStart w:id="2614" w:name="_Toc172107151"/>
      <w:bookmarkStart w:id="2615" w:name="_Toc172179843"/>
      <w:bookmarkStart w:id="2616" w:name="_Toc174421783"/>
      <w:bookmarkStart w:id="2617" w:name="_Toc175324803"/>
      <w:bookmarkStart w:id="2618" w:name="_Toc175325152"/>
      <w:bookmarkStart w:id="2619" w:name="_Toc179412476"/>
      <w:bookmarkStart w:id="2620" w:name="_Toc180429808"/>
      <w:bookmarkStart w:id="2621" w:name="_Toc180479257"/>
      <w:bookmarkStart w:id="2622" w:name="_Toc180911838"/>
      <w:bookmarkStart w:id="2623" w:name="_Toc181521565"/>
      <w:bookmarkStart w:id="2624" w:name="_Toc181710957"/>
      <w:bookmarkStart w:id="2625" w:name="_Toc182327201"/>
      <w:bookmarkStart w:id="2626" w:name="_Toc182723131"/>
      <w:bookmarkStart w:id="2627" w:name="_Toc183542278"/>
      <w:bookmarkStart w:id="2628" w:name="_Toc183600928"/>
      <w:bookmarkStart w:id="2629" w:name="_Toc190165667"/>
      <w:bookmarkStart w:id="2630" w:name="_Toc197161161"/>
      <w:bookmarkStart w:id="2631" w:name="_Toc199079228"/>
      <w:bookmarkStart w:id="2632" w:name="_Toc203106970"/>
      <w:bookmarkStart w:id="2633" w:name="_Toc203109598"/>
      <w:bookmarkStart w:id="2634" w:name="_Toc203304628"/>
      <w:bookmarkStart w:id="2635" w:name="_Toc204091225"/>
      <w:bookmarkStart w:id="2636" w:name="_Toc204355574"/>
      <w:bookmarkStart w:id="2637" w:name="_Toc226761469"/>
      <w:bookmarkStart w:id="2638" w:name="_Toc226761899"/>
      <w:bookmarkStart w:id="2639" w:name="_Toc226762202"/>
      <w:bookmarkStart w:id="2640" w:name="_Toc226763305"/>
      <w:bookmarkStart w:id="2641" w:name="_Toc227401162"/>
      <w:bookmarkStart w:id="2642" w:name="_Toc227869088"/>
      <w:bookmarkStart w:id="2643" w:name="_Toc227895529"/>
      <w:bookmarkStart w:id="2644" w:name="_Toc230504326"/>
      <w:bookmarkStart w:id="2645" w:name="_Toc230504634"/>
      <w:bookmarkStart w:id="2646" w:name="_Toc237250489"/>
      <w:bookmarkStart w:id="2647" w:name="_Toc237590396"/>
      <w:bookmarkStart w:id="2648" w:name="_Toc241769783"/>
      <w:bookmarkStart w:id="2649" w:name="_Toc241770102"/>
      <w:bookmarkStart w:id="2650" w:name="_Toc243071909"/>
      <w:bookmarkStart w:id="2651" w:name="_Toc243072234"/>
      <w:bookmarkStart w:id="2652" w:name="_Toc246201543"/>
      <w:bookmarkStart w:id="2653" w:name="_Toc246208462"/>
      <w:bookmarkStart w:id="2654" w:name="_Toc248959601"/>
      <w:bookmarkStart w:id="2655" w:name="_Toc249370404"/>
      <w:bookmarkStart w:id="2656" w:name="_Toc264830606"/>
      <w:bookmarkStart w:id="2657" w:name="_Toc265007361"/>
      <w:bookmarkStart w:id="2658" w:name="_Toc265277050"/>
      <w:bookmarkStart w:id="2659" w:name="_Toc266993571"/>
      <w:bookmarkStart w:id="2660" w:name="_Toc270150378"/>
      <w:bookmarkStart w:id="2661" w:name="_Toc270150722"/>
      <w:bookmarkStart w:id="2662" w:name="_Toc271662447"/>
      <w:bookmarkStart w:id="2663" w:name="_Toc278192782"/>
      <w:bookmarkStart w:id="2664" w:name="_Toc295080150"/>
      <w:bookmarkStart w:id="2665" w:name="_Toc302837738"/>
      <w:bookmarkStart w:id="2666" w:name="_Toc307131080"/>
      <w:bookmarkStart w:id="2667" w:name="_Toc321982345"/>
      <w:bookmarkStart w:id="2668" w:name="_Toc322935273"/>
      <w:bookmarkStart w:id="2669" w:name="_Toc323558102"/>
      <w:bookmarkStart w:id="2670" w:name="_Toc325399223"/>
      <w:bookmarkStart w:id="2671" w:name="_Toc327250993"/>
      <w:bookmarkStart w:id="2672" w:name="_Toc327251356"/>
      <w:bookmarkStart w:id="2673" w:name="_Toc349908676"/>
      <w:bookmarkStart w:id="2674" w:name="_Toc351894883"/>
      <w:bookmarkStart w:id="2675" w:name="_Toc352135625"/>
      <w:bookmarkStart w:id="2676" w:name="_Toc352923120"/>
      <w:bookmarkStart w:id="2677" w:name="_Toc353023644"/>
      <w:bookmarkStart w:id="2678" w:name="_Toc365005467"/>
      <w:bookmarkStart w:id="2679" w:name="_Toc365608195"/>
      <w:bookmarkStart w:id="2680" w:name="_Toc366525455"/>
      <w:bookmarkStart w:id="2681" w:name="_Toc366525841"/>
      <w:bookmarkStart w:id="2682" w:name="_Toc366872465"/>
      <w:bookmarkStart w:id="2683" w:name="_Toc368321778"/>
      <w:bookmarkStart w:id="2684" w:name="_Toc371856345"/>
      <w:bookmarkStart w:id="2685" w:name="_Toc371857770"/>
      <w:bookmarkStart w:id="2686" w:name="_Toc375911369"/>
      <w:bookmarkStart w:id="2687" w:name="_Toc392084567"/>
      <w:bookmarkStart w:id="2688" w:name="_Toc392084947"/>
      <w:bookmarkStart w:id="2689" w:name="_Toc408032019"/>
      <w:bookmarkStart w:id="2690" w:name="_Toc408557857"/>
      <w:bookmarkStart w:id="2691" w:name="_Toc434826907"/>
      <w:bookmarkStart w:id="2692" w:name="_Toc434827301"/>
      <w:bookmarkStart w:id="2693" w:name="_Toc435627638"/>
      <w:bookmarkStart w:id="2694" w:name="_Toc445909837"/>
      <w:bookmarkStart w:id="2695" w:name="_Toc480282353"/>
      <w:bookmarkStart w:id="2696" w:name="_Toc482783381"/>
      <w:bookmarkStart w:id="2697" w:name="_Toc488660883"/>
      <w:bookmarkStart w:id="2698" w:name="_Toc500684921"/>
      <w:bookmarkStart w:id="2699" w:name="_Toc501466219"/>
      <w:bookmarkStart w:id="2700" w:name="_Toc501710532"/>
      <w:bookmarkStart w:id="2701" w:name="_Toc501778428"/>
      <w:bookmarkStart w:id="2702" w:name="_Toc501885838"/>
      <w:bookmarkStart w:id="2703" w:name="_Toc502033603"/>
      <w:bookmarkStart w:id="2704" w:name="_Toc502045034"/>
      <w:bookmarkStart w:id="2705" w:name="_Toc502143342"/>
      <w:bookmarkStart w:id="2706" w:name="_Toc502403328"/>
      <w:bookmarkStart w:id="2707" w:name="_Toc502480182"/>
      <w:bookmarkStart w:id="2708" w:name="_Toc502563977"/>
      <w:bookmarkStart w:id="2709" w:name="_Toc502581211"/>
      <w:bookmarkStart w:id="2710" w:name="_Toc502667516"/>
      <w:bookmarkStart w:id="2711" w:name="_Toc502745122"/>
      <w:bookmarkStart w:id="2712" w:name="_Toc502997034"/>
      <w:bookmarkStart w:id="2713" w:name="_Toc503686637"/>
      <w:bookmarkStart w:id="2714" w:name="_Toc503694961"/>
      <w:bookmarkStart w:id="2715" w:name="_Toc503727981"/>
      <w:bookmarkStart w:id="2716" w:name="_Toc505080269"/>
      <w:bookmarkStart w:id="2717" w:name="_Toc506014398"/>
      <w:bookmarkStart w:id="2718" w:name="_Toc506542620"/>
      <w:bookmarkStart w:id="2719" w:name="_Toc72832623"/>
      <w:r>
        <w:t>B</w:t>
      </w:r>
      <w:r w:rsidR="0081679B">
        <w:t>.</w:t>
      </w:r>
      <w:r>
        <w:t>2</w:t>
      </w:r>
      <w:r w:rsidR="0081679B">
        <w:t>.2</w:t>
      </w:r>
      <w:r w:rsidR="0081679B" w:rsidRPr="00832110">
        <w:t xml:space="preserve"> </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r w:rsidR="0081679B">
        <w:t>Specifications</w:t>
      </w:r>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 xml:space="preserve">The pertinent names are listed on the NROW lines </w:t>
      </w:r>
      <w:r>
        <w:rPr>
          <w:lang w:val="en-AU"/>
        </w:rPr>
        <w:lastRenderedPageBreak/>
        <w:t>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720" w:name="_Toc445909838"/>
      <w:bookmarkStart w:id="2721" w:name="_Toc480282354"/>
      <w:bookmarkStart w:id="2722" w:name="_Toc482783382"/>
      <w:bookmarkStart w:id="2723" w:name="_Toc488660884"/>
      <w:bookmarkStart w:id="2724" w:name="_Toc500684922"/>
      <w:bookmarkStart w:id="2725" w:name="_Toc501466220"/>
      <w:bookmarkStart w:id="2726" w:name="_Toc501710533"/>
      <w:bookmarkStart w:id="2727" w:name="_Toc501778429"/>
      <w:bookmarkStart w:id="2728" w:name="_Toc501885839"/>
      <w:bookmarkStart w:id="2729" w:name="_Toc502033604"/>
      <w:bookmarkStart w:id="2730" w:name="_Toc502045035"/>
      <w:bookmarkStart w:id="2731" w:name="_Toc502143343"/>
      <w:bookmarkStart w:id="2732" w:name="_Toc502403329"/>
      <w:bookmarkStart w:id="2733" w:name="_Toc502480183"/>
      <w:bookmarkStart w:id="2734" w:name="_Toc502563978"/>
      <w:bookmarkStart w:id="2735" w:name="_Toc502581212"/>
      <w:bookmarkStart w:id="2736" w:name="_Toc502667517"/>
      <w:bookmarkStart w:id="2737" w:name="_Toc502745123"/>
      <w:bookmarkStart w:id="2738" w:name="_Toc502997035"/>
      <w:bookmarkStart w:id="2739" w:name="_Toc503686638"/>
      <w:bookmarkStart w:id="2740" w:name="_Toc503694962"/>
      <w:bookmarkStart w:id="2741" w:name="_Toc503727982"/>
      <w:bookmarkStart w:id="2742" w:name="_Toc505080270"/>
      <w:bookmarkStart w:id="2743" w:name="_Toc506014399"/>
      <w:bookmarkStart w:id="2744" w:name="_Toc506542621"/>
      <w:bookmarkStart w:id="2745" w:name="_Toc72832624"/>
      <w:r>
        <w:t>B</w:t>
      </w:r>
      <w:r w:rsidR="0081679B">
        <w:t>.</w:t>
      </w:r>
      <w:r>
        <w:t>3</w:t>
      </w:r>
      <w:r w:rsidR="0081679B">
        <w:t xml:space="preserve"> Uncertainty Files</w:t>
      </w:r>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p>
    <w:p w14:paraId="62FD6E49" w14:textId="7085F80F" w:rsidR="0081679B" w:rsidRDefault="00852E73" w:rsidP="0081679B">
      <w:pPr>
        <w:pStyle w:val="Heading3"/>
      </w:pPr>
      <w:bookmarkStart w:id="2746" w:name="_Toc95921383"/>
      <w:bookmarkStart w:id="2747" w:name="_Toc98169254"/>
      <w:bookmarkStart w:id="2748" w:name="_Toc99464795"/>
      <w:bookmarkStart w:id="2749" w:name="_Toc100992761"/>
      <w:bookmarkStart w:id="2750" w:name="_Toc105522965"/>
      <w:bookmarkStart w:id="2751" w:name="_Toc105523405"/>
      <w:bookmarkStart w:id="2752" w:name="_Toc105524445"/>
      <w:bookmarkStart w:id="2753" w:name="_Toc106549130"/>
      <w:bookmarkStart w:id="2754" w:name="_Toc106904568"/>
      <w:bookmarkStart w:id="2755" w:name="_Toc109115260"/>
      <w:bookmarkStart w:id="2756" w:name="_Toc109220462"/>
      <w:bookmarkStart w:id="2757" w:name="_Toc109743951"/>
      <w:bookmarkStart w:id="2758" w:name="_Toc109744036"/>
      <w:bookmarkStart w:id="2759" w:name="_Toc110573606"/>
      <w:bookmarkStart w:id="2760" w:name="_Toc110938790"/>
      <w:bookmarkStart w:id="2761" w:name="_Toc111043743"/>
      <w:bookmarkStart w:id="2762" w:name="_Toc111138227"/>
      <w:bookmarkStart w:id="2763" w:name="_Toc111176780"/>
      <w:bookmarkStart w:id="2764" w:name="_Toc111211966"/>
      <w:bookmarkStart w:id="2765" w:name="_Toc111516369"/>
      <w:bookmarkStart w:id="2766" w:name="_Toc111705779"/>
      <w:bookmarkStart w:id="2767" w:name="_Toc111710406"/>
      <w:bookmarkStart w:id="2768" w:name="_Toc112553506"/>
      <w:bookmarkStart w:id="2769" w:name="_Toc112553614"/>
      <w:bookmarkStart w:id="2770" w:name="_Toc112925036"/>
      <w:bookmarkStart w:id="2771" w:name="_Toc113341184"/>
      <w:bookmarkStart w:id="2772" w:name="_Toc113382185"/>
      <w:bookmarkStart w:id="2773" w:name="_Toc114890975"/>
      <w:bookmarkStart w:id="2774" w:name="_Toc115937289"/>
      <w:bookmarkStart w:id="2775" w:name="_Toc115942989"/>
      <w:bookmarkStart w:id="2776" w:name="_Toc116681756"/>
      <w:bookmarkStart w:id="2777" w:name="_Toc118188630"/>
      <w:bookmarkStart w:id="2778" w:name="_Toc118631093"/>
      <w:bookmarkStart w:id="2779" w:name="_Toc119122610"/>
      <w:bookmarkStart w:id="2780" w:name="_Toc120608449"/>
      <w:bookmarkStart w:id="2781" w:name="_Toc121849310"/>
      <w:bookmarkStart w:id="2782" w:name="_Toc121938102"/>
      <w:bookmarkStart w:id="2783" w:name="_Toc122517725"/>
      <w:bookmarkStart w:id="2784" w:name="_Toc126428792"/>
      <w:bookmarkStart w:id="2785" w:name="_Toc127210140"/>
      <w:bookmarkStart w:id="2786" w:name="_Toc127210300"/>
      <w:bookmarkStart w:id="2787" w:name="_Toc128980789"/>
      <w:bookmarkStart w:id="2788" w:name="_Toc141197319"/>
      <w:bookmarkStart w:id="2789" w:name="_Toc141197510"/>
      <w:bookmarkStart w:id="2790" w:name="_Toc142390170"/>
      <w:bookmarkStart w:id="2791" w:name="_Toc142503331"/>
      <w:bookmarkStart w:id="2792" w:name="_Toc143970178"/>
      <w:bookmarkStart w:id="2793" w:name="_Toc147358552"/>
      <w:bookmarkStart w:id="2794" w:name="_Toc147358713"/>
      <w:bookmarkStart w:id="2795" w:name="_Toc147358874"/>
      <w:bookmarkStart w:id="2796" w:name="_Toc154212570"/>
      <w:bookmarkStart w:id="2797" w:name="_Toc154391470"/>
      <w:bookmarkStart w:id="2798" w:name="_Toc154726975"/>
      <w:bookmarkStart w:id="2799" w:name="_Toc154972488"/>
      <w:bookmarkStart w:id="2800" w:name="_Toc154984479"/>
      <w:bookmarkStart w:id="2801" w:name="_Toc155085789"/>
      <w:bookmarkStart w:id="2802" w:name="_Toc155626512"/>
      <w:bookmarkStart w:id="2803" w:name="_Toc157070290"/>
      <w:bookmarkStart w:id="2804" w:name="_Toc158170521"/>
      <w:bookmarkStart w:id="2805" w:name="_Toc159778951"/>
      <w:bookmarkStart w:id="2806" w:name="_Toc167892364"/>
      <w:bookmarkStart w:id="2807" w:name="_Toc168160310"/>
      <w:bookmarkStart w:id="2808" w:name="_Toc168160525"/>
      <w:bookmarkStart w:id="2809" w:name="_Toc168680255"/>
      <w:bookmarkStart w:id="2810" w:name="_Toc169683492"/>
      <w:bookmarkStart w:id="2811" w:name="_Toc169683708"/>
      <w:bookmarkStart w:id="2812" w:name="_Toc169683924"/>
      <w:bookmarkStart w:id="2813" w:name="_Toc170817548"/>
      <w:bookmarkStart w:id="2814" w:name="_Toc170832465"/>
      <w:bookmarkStart w:id="2815" w:name="_Toc171489472"/>
      <w:bookmarkStart w:id="2816" w:name="_Toc171699153"/>
      <w:bookmarkStart w:id="2817" w:name="_Toc171836800"/>
      <w:bookmarkStart w:id="2818" w:name="_Toc172041588"/>
      <w:bookmarkStart w:id="2819" w:name="_Toc172107154"/>
      <w:bookmarkStart w:id="2820" w:name="_Toc172179846"/>
      <w:bookmarkStart w:id="2821" w:name="_Toc174421786"/>
      <w:bookmarkStart w:id="2822" w:name="_Toc175324806"/>
      <w:bookmarkStart w:id="2823" w:name="_Toc175325155"/>
      <w:bookmarkStart w:id="2824" w:name="_Toc179412479"/>
      <w:bookmarkStart w:id="2825" w:name="_Toc180429811"/>
      <w:bookmarkStart w:id="2826" w:name="_Toc180479260"/>
      <w:bookmarkStart w:id="2827" w:name="_Toc180911841"/>
      <w:bookmarkStart w:id="2828" w:name="_Toc181521568"/>
      <w:bookmarkStart w:id="2829" w:name="_Toc181710960"/>
      <w:bookmarkStart w:id="2830" w:name="_Toc182327204"/>
      <w:bookmarkStart w:id="2831" w:name="_Toc182723134"/>
      <w:bookmarkStart w:id="2832" w:name="_Toc183542281"/>
      <w:bookmarkStart w:id="2833" w:name="_Toc183600931"/>
      <w:bookmarkStart w:id="2834" w:name="_Toc190165670"/>
      <w:bookmarkStart w:id="2835" w:name="_Toc197161164"/>
      <w:bookmarkStart w:id="2836" w:name="_Toc199079231"/>
      <w:bookmarkStart w:id="2837" w:name="_Toc203106973"/>
      <w:bookmarkStart w:id="2838" w:name="_Toc203109601"/>
      <w:bookmarkStart w:id="2839" w:name="_Toc203304631"/>
      <w:bookmarkStart w:id="2840" w:name="_Toc204091228"/>
      <w:bookmarkStart w:id="2841" w:name="_Toc204355577"/>
      <w:bookmarkStart w:id="2842" w:name="_Toc226761472"/>
      <w:bookmarkStart w:id="2843" w:name="_Toc226761902"/>
      <w:bookmarkStart w:id="2844" w:name="_Toc226762205"/>
      <w:bookmarkStart w:id="2845" w:name="_Toc226763308"/>
      <w:bookmarkStart w:id="2846" w:name="_Toc227401165"/>
      <w:bookmarkStart w:id="2847" w:name="_Toc227869091"/>
      <w:bookmarkStart w:id="2848" w:name="_Toc227895532"/>
      <w:bookmarkStart w:id="2849" w:name="_Toc230504329"/>
      <w:bookmarkStart w:id="2850" w:name="_Toc230504637"/>
      <w:bookmarkStart w:id="2851" w:name="_Toc237250492"/>
      <w:bookmarkStart w:id="2852" w:name="_Toc237590399"/>
      <w:bookmarkStart w:id="2853" w:name="_Toc241769786"/>
      <w:bookmarkStart w:id="2854" w:name="_Toc241770105"/>
      <w:bookmarkStart w:id="2855" w:name="_Toc243071912"/>
      <w:bookmarkStart w:id="2856" w:name="_Toc243072237"/>
      <w:bookmarkStart w:id="2857" w:name="_Toc246201546"/>
      <w:bookmarkStart w:id="2858" w:name="_Toc246208465"/>
      <w:bookmarkStart w:id="2859" w:name="_Toc248959604"/>
      <w:bookmarkStart w:id="2860" w:name="_Toc249370407"/>
      <w:bookmarkStart w:id="2861" w:name="_Toc264830609"/>
      <w:bookmarkStart w:id="2862" w:name="_Toc265007364"/>
      <w:bookmarkStart w:id="2863" w:name="_Toc265277053"/>
      <w:bookmarkStart w:id="2864" w:name="_Toc266993574"/>
      <w:bookmarkStart w:id="2865" w:name="_Toc270150381"/>
      <w:bookmarkStart w:id="2866" w:name="_Toc270150725"/>
      <w:bookmarkStart w:id="2867" w:name="_Toc271662450"/>
      <w:bookmarkStart w:id="2868" w:name="_Toc278192785"/>
      <w:bookmarkStart w:id="2869" w:name="_Toc295080153"/>
      <w:bookmarkStart w:id="2870" w:name="_Toc302837741"/>
      <w:bookmarkStart w:id="2871" w:name="_Toc307131083"/>
      <w:bookmarkStart w:id="2872" w:name="_Toc321982348"/>
      <w:bookmarkStart w:id="2873" w:name="_Toc322935276"/>
      <w:bookmarkStart w:id="2874" w:name="_Toc323558105"/>
      <w:bookmarkStart w:id="2875" w:name="_Toc325399226"/>
      <w:bookmarkStart w:id="2876" w:name="_Toc327250996"/>
      <w:bookmarkStart w:id="2877" w:name="_Toc327251359"/>
      <w:bookmarkStart w:id="2878" w:name="_Toc349908679"/>
      <w:bookmarkStart w:id="2879" w:name="_Toc351894886"/>
      <w:bookmarkStart w:id="2880" w:name="_Toc352135628"/>
      <w:bookmarkStart w:id="2881" w:name="_Toc352923123"/>
      <w:bookmarkStart w:id="2882" w:name="_Toc353023647"/>
      <w:bookmarkStart w:id="2883" w:name="_Toc365005470"/>
      <w:bookmarkStart w:id="2884" w:name="_Toc365608198"/>
      <w:bookmarkStart w:id="2885" w:name="_Toc366525458"/>
      <w:bookmarkStart w:id="2886" w:name="_Toc366525844"/>
      <w:bookmarkStart w:id="2887" w:name="_Toc366872468"/>
      <w:bookmarkStart w:id="2888" w:name="_Toc368321781"/>
      <w:bookmarkStart w:id="2889" w:name="_Toc371856348"/>
      <w:bookmarkStart w:id="2890" w:name="_Toc371857773"/>
      <w:bookmarkStart w:id="2891" w:name="_Toc375911372"/>
      <w:bookmarkStart w:id="2892" w:name="_Toc392084570"/>
      <w:bookmarkStart w:id="2893" w:name="_Toc392084950"/>
      <w:bookmarkStart w:id="2894" w:name="_Toc408032022"/>
      <w:bookmarkStart w:id="2895" w:name="_Toc408557860"/>
      <w:bookmarkStart w:id="2896" w:name="_Toc434826910"/>
      <w:bookmarkStart w:id="2897" w:name="_Toc434827304"/>
      <w:bookmarkStart w:id="2898" w:name="_Toc435627641"/>
      <w:bookmarkStart w:id="2899" w:name="_Toc445909839"/>
      <w:bookmarkStart w:id="2900" w:name="_Toc480282355"/>
      <w:bookmarkStart w:id="2901" w:name="_Toc482783383"/>
      <w:bookmarkStart w:id="2902" w:name="_Toc488660885"/>
      <w:bookmarkStart w:id="2903" w:name="_Toc500684923"/>
      <w:bookmarkStart w:id="2904" w:name="_Toc501466221"/>
      <w:bookmarkStart w:id="2905" w:name="_Toc501710534"/>
      <w:bookmarkStart w:id="2906" w:name="_Toc501778430"/>
      <w:bookmarkStart w:id="2907" w:name="_Toc501885840"/>
      <w:bookmarkStart w:id="2908" w:name="_Toc502033605"/>
      <w:bookmarkStart w:id="2909" w:name="_Toc502045036"/>
      <w:bookmarkStart w:id="2910" w:name="_Toc502143344"/>
      <w:bookmarkStart w:id="2911" w:name="_Toc502403330"/>
      <w:bookmarkStart w:id="2912" w:name="_Toc502480184"/>
      <w:bookmarkStart w:id="2913" w:name="_Toc502563979"/>
      <w:bookmarkStart w:id="2914" w:name="_Toc502581213"/>
      <w:bookmarkStart w:id="2915" w:name="_Toc502667518"/>
      <w:bookmarkStart w:id="2916" w:name="_Toc502745124"/>
      <w:bookmarkStart w:id="2917" w:name="_Toc502997036"/>
      <w:bookmarkStart w:id="2918" w:name="_Toc503686639"/>
      <w:bookmarkStart w:id="2919" w:name="_Toc503694963"/>
      <w:bookmarkStart w:id="2920" w:name="_Toc503727983"/>
      <w:bookmarkStart w:id="2921" w:name="_Toc505080271"/>
      <w:bookmarkStart w:id="2922" w:name="_Toc506014400"/>
      <w:bookmarkStart w:id="2923" w:name="_Toc506542622"/>
      <w:bookmarkStart w:id="2924" w:name="_Toc72832625"/>
      <w:r>
        <w:t>B</w:t>
      </w:r>
      <w:r w:rsidR="0081679B">
        <w:t>.</w:t>
      </w:r>
      <w:r>
        <w:t>3</w:t>
      </w:r>
      <w:r w:rsidR="0081679B">
        <w:t xml:space="preserve">.1 </w:t>
      </w:r>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r w:rsidR="0081679B">
        <w:t>Introduction</w:t>
      </w:r>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925" w:name="_Toc445909840"/>
      <w:bookmarkStart w:id="2926" w:name="_Toc480282356"/>
      <w:bookmarkStart w:id="2927" w:name="_Toc482783384"/>
      <w:bookmarkStart w:id="2928" w:name="_Toc488660886"/>
      <w:bookmarkStart w:id="2929" w:name="_Toc500684924"/>
      <w:bookmarkStart w:id="2930" w:name="_Toc501466222"/>
      <w:bookmarkStart w:id="2931" w:name="_Toc501710535"/>
      <w:bookmarkStart w:id="2932" w:name="_Toc501778431"/>
      <w:bookmarkStart w:id="2933" w:name="_Toc501885841"/>
      <w:bookmarkStart w:id="2934" w:name="_Toc502033606"/>
      <w:bookmarkStart w:id="2935" w:name="_Toc502045037"/>
      <w:bookmarkStart w:id="2936" w:name="_Toc502143345"/>
      <w:bookmarkStart w:id="2937" w:name="_Toc502403331"/>
      <w:bookmarkStart w:id="2938" w:name="_Toc502480185"/>
      <w:bookmarkStart w:id="2939" w:name="_Toc502563980"/>
      <w:bookmarkStart w:id="2940" w:name="_Toc502581214"/>
      <w:bookmarkStart w:id="2941" w:name="_Toc502667519"/>
      <w:bookmarkStart w:id="2942" w:name="_Toc502745125"/>
      <w:bookmarkStart w:id="2943" w:name="_Toc502997037"/>
      <w:bookmarkStart w:id="2944" w:name="_Toc503686640"/>
      <w:bookmarkStart w:id="2945" w:name="_Toc503694964"/>
      <w:bookmarkStart w:id="2946" w:name="_Toc503727984"/>
      <w:bookmarkStart w:id="2947" w:name="_Toc505080272"/>
      <w:bookmarkStart w:id="2948" w:name="_Toc506014401"/>
      <w:bookmarkStart w:id="2949" w:name="_Toc506542623"/>
      <w:bookmarkStart w:id="2950" w:name="_Toc72832626"/>
      <w:r>
        <w:t>B</w:t>
      </w:r>
      <w:r w:rsidR="0081679B">
        <w:t>.</w:t>
      </w:r>
      <w:r>
        <w:t>3</w:t>
      </w:r>
      <w:r w:rsidR="0081679B">
        <w:t>.2 Specifications</w:t>
      </w:r>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proofErr w:type="gramStart"/>
      <w:r>
        <w:rPr>
          <w:lang w:val="en-AU"/>
        </w:rPr>
        <w:t>However</w:t>
      </w:r>
      <w:proofErr w:type="gramEnd"/>
      <w:r>
        <w:rPr>
          <w:lang w:val="en-AU"/>
        </w:rPr>
        <w:t xml:space="preserve">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proofErr w:type="gramStart"/>
      <w:r>
        <w:rPr>
          <w:lang w:val="en-AU"/>
        </w:rPr>
        <w:t>However</w:t>
      </w:r>
      <w:proofErr w:type="gramEnd"/>
      <w:r>
        <w:rPr>
          <w:lang w:val="en-AU"/>
        </w:rPr>
        <w:t xml:space="preserve">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proofErr w:type="gramStart"/>
      <w:r>
        <w:rPr>
          <w:lang w:val="en-AU"/>
        </w:rPr>
        <w:t>Thus</w:t>
      </w:r>
      <w:proofErr w:type="gramEnd"/>
      <w:r>
        <w:rPr>
          <w:lang w:val="en-AU"/>
        </w:rPr>
        <w:t xml:space="preserve">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r w:rsidR="00DD5D76">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proofErr w:type="gramStart"/>
      <w:r>
        <w:rPr>
          <w:lang w:val="en-AU"/>
        </w:rPr>
        <w:t>However</w:t>
      </w:r>
      <w:proofErr w:type="gramEnd"/>
      <w:r>
        <w:rPr>
          <w:lang w:val="en-AU"/>
        </w:rPr>
        <w:t xml:space="preserve">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keywords. These refer back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proofErr w:type="gramStart"/>
      <w:r>
        <w:rPr>
          <w:lang w:val="en-AU"/>
        </w:rPr>
        <w:t>However</w:t>
      </w:r>
      <w:proofErr w:type="gramEnd"/>
      <w:r>
        <w:rPr>
          <w:lang w:val="en-AU"/>
        </w:rPr>
        <w:t xml:space="preserve">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951" w:name="_Toc72832627"/>
      <w:r>
        <w:lastRenderedPageBreak/>
        <w:t>B.4 JCO File</w:t>
      </w:r>
      <w:bookmarkEnd w:id="2951"/>
    </w:p>
    <w:p w14:paraId="7859F940" w14:textId="3ECA1548" w:rsidR="00B81A24" w:rsidRDefault="00B81A24" w:rsidP="00B81A24">
      <w:pPr>
        <w:pStyle w:val="Heading3"/>
      </w:pPr>
      <w:bookmarkStart w:id="2952" w:name="_Toc72832628"/>
      <w:r>
        <w:t>B.4.1 Introduction</w:t>
      </w:r>
      <w:bookmarkEnd w:id="2952"/>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proofErr w:type="gramStart"/>
      <w:r>
        <w:rPr>
          <w:lang w:val="en-AU"/>
        </w:rPr>
        <w:t>However</w:t>
      </w:r>
      <w:proofErr w:type="gramEnd"/>
      <w:r>
        <w:rPr>
          <w:lang w:val="en-AU"/>
        </w:rPr>
        <w:t xml:space="preserve">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953" w:name="_Toc72832629"/>
      <w:r>
        <w:t>B.4.2 Specifications</w:t>
      </w:r>
      <w:bookmarkEnd w:id="295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954" w:name="_Toc72832630"/>
      <w:r>
        <w:t>B.5 JCB File</w:t>
      </w:r>
      <w:bookmarkEnd w:id="2954"/>
    </w:p>
    <w:p w14:paraId="0BDF87D1" w14:textId="5EE32212" w:rsidR="002B5C99" w:rsidRDefault="002B5C99" w:rsidP="002B5C99">
      <w:pPr>
        <w:pStyle w:val="Heading3"/>
      </w:pPr>
      <w:bookmarkStart w:id="2955" w:name="_Toc72832631"/>
      <w:r>
        <w:t>B.5.1 Introduction</w:t>
      </w:r>
      <w:bookmarkEnd w:id="295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956" w:name="_Toc72832632"/>
      <w:r>
        <w:lastRenderedPageBreak/>
        <w:t>B.5.2 Specifications</w:t>
      </w:r>
      <w:bookmarkEnd w:id="295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957" w:name="_Toc72832633"/>
      <w:r>
        <w:t>B</w:t>
      </w:r>
      <w:r w:rsidR="00434DBF">
        <w:t>.</w:t>
      </w:r>
      <w:r>
        <w:t>5.3 Distinguishing between a JCO and a JCB File</w:t>
      </w:r>
      <w:bookmarkEnd w:id="295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A0E5B4" w14:textId="77777777" w:rsidR="004261F9" w:rsidRDefault="004261F9">
      <w:pPr>
        <w:spacing w:line="20" w:lineRule="exact"/>
      </w:pPr>
    </w:p>
  </w:endnote>
  <w:endnote w:type="continuationSeparator" w:id="0">
    <w:p w14:paraId="56D0743D" w14:textId="77777777" w:rsidR="004261F9" w:rsidRDefault="004261F9">
      <w:r>
        <w:t xml:space="preserve"> </w:t>
      </w:r>
    </w:p>
  </w:endnote>
  <w:endnote w:type="continuationNotice" w:id="1">
    <w:p w14:paraId="514C68D3" w14:textId="77777777" w:rsidR="004261F9" w:rsidRDefault="004261F9">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panose1 w:val="020B0604020202020204"/>
    <w:charset w:val="00"/>
    <w:family w:val="modern"/>
    <w:notTrueType/>
    <w:pitch w:val="variable"/>
    <w:sig w:usb0="A000002F" w:usb1="4000004A" w:usb2="00000000" w:usb3="00000000" w:csb0="00000111" w:csb1="00000000"/>
  </w:font>
  <w:font w:name="Times">
    <w:altName w:val="﷽﷽﷽﷽﷽﷽릈ᘫ"/>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AE438C" w:rsidRDefault="00AE438C">
    <w:pPr>
      <w:pStyle w:val="Footer"/>
      <w:framePr w:wrap="auto" w:vAnchor="text" w:hAnchor="margin" w:xAlign="right" w:y="1"/>
      <w:rPr>
        <w:rStyle w:val="PageNumber"/>
      </w:rPr>
    </w:pPr>
  </w:p>
  <w:p w14:paraId="056D5890" w14:textId="77777777" w:rsidR="00AE438C" w:rsidRDefault="00AE43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AE438C" w:rsidRDefault="00AE438C">
    <w:pPr>
      <w:pStyle w:val="Footer"/>
      <w:framePr w:wrap="auto" w:vAnchor="text" w:hAnchor="margin" w:xAlign="right" w:y="1"/>
      <w:rPr>
        <w:rStyle w:val="PageNumber"/>
      </w:rPr>
    </w:pPr>
  </w:p>
  <w:p w14:paraId="0271116C" w14:textId="77777777" w:rsidR="00AE438C" w:rsidRDefault="00AE438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28D8E5" w14:textId="77777777" w:rsidR="004261F9" w:rsidRDefault="004261F9">
      <w:r>
        <w:separator/>
      </w:r>
    </w:p>
  </w:footnote>
  <w:footnote w:type="continuationSeparator" w:id="0">
    <w:p w14:paraId="3B6395D1" w14:textId="77777777" w:rsidR="004261F9" w:rsidRDefault="004261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AE438C" w:rsidRDefault="00AE438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AE438C" w:rsidRDefault="00AE438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AE438C" w:rsidRDefault="00AE438C"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AE438C" w:rsidRDefault="00AE438C">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AE438C" w:rsidRDefault="00AE438C"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AE438C" w:rsidRDefault="00AE438C">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AE438C" w:rsidRDefault="00AE438C">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AE438C" w:rsidRDefault="00AE438C">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AE438C" w:rsidRDefault="00AE438C"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AE438C" w:rsidRDefault="00AE438C">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AE438C" w:rsidRDefault="00AE438C">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AE438C" w:rsidRDefault="00AE438C">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AE438C" w:rsidRDefault="00AE438C"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AE438C" w:rsidRDefault="00AE438C">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AE438C" w:rsidRDefault="00AE438C">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AE438C" w:rsidRDefault="00AE438C">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AE438C" w:rsidRDefault="00AE438C"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770E7CE5" w:rsidR="00AE438C" w:rsidRDefault="00AE438C"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AE438C" w:rsidRDefault="00AE438C"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55C6F357" w:rsidR="00AE438C" w:rsidRDefault="00AE438C"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References</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AE438C" w:rsidRDefault="00AE438C"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AE438C" w:rsidRDefault="00AE438C"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AE438C" w:rsidRDefault="00AE438C"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AE438C" w:rsidRDefault="00AE438C"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AE438C" w:rsidRDefault="00AE438C">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AE438C" w:rsidRDefault="00AE438C">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AE438C" w:rsidRDefault="00AE438C">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AE438C" w:rsidRDefault="00AE438C"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AE438C" w:rsidRDefault="00AE438C">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AE438C" w:rsidRDefault="00AE438C">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AE438C" w:rsidRDefault="00AE438C">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AE438C" w:rsidRDefault="00AE438C"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AE438C" w:rsidRDefault="00AE438C">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AE438C" w:rsidRDefault="00AE438C">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AE438C" w:rsidRDefault="00AE438C">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AE438C" w:rsidRDefault="00AE438C"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AE438C" w:rsidRDefault="00AE438C">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AE438C" w:rsidRPr="005F65CE" w:rsidRDefault="00AE438C">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AE438C" w:rsidRPr="005F65CE" w:rsidRDefault="00AE438C">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AE438C" w:rsidRDefault="00AE438C"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AE438C" w:rsidRDefault="00AE438C">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AE438C" w:rsidRDefault="00AE438C">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AE438C" w:rsidRDefault="00AE438C">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AE438C" w:rsidRDefault="00AE438C"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AE438C" w:rsidRDefault="00AE438C">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AE438C" w:rsidRDefault="00AE438C">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AE438C" w:rsidRDefault="00AE438C">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4"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1"/>
  </w:num>
  <w:num w:numId="3">
    <w:abstractNumId w:val="13"/>
  </w:num>
  <w:num w:numId="4">
    <w:abstractNumId w:val="32"/>
  </w:num>
  <w:num w:numId="5">
    <w:abstractNumId w:val="15"/>
  </w:num>
  <w:num w:numId="6">
    <w:abstractNumId w:val="17"/>
  </w:num>
  <w:num w:numId="7">
    <w:abstractNumId w:val="4"/>
  </w:num>
  <w:num w:numId="8">
    <w:abstractNumId w:val="29"/>
  </w:num>
  <w:num w:numId="9">
    <w:abstractNumId w:val="19"/>
  </w:num>
  <w:num w:numId="10">
    <w:abstractNumId w:val="21"/>
  </w:num>
  <w:num w:numId="11">
    <w:abstractNumId w:val="27"/>
  </w:num>
  <w:num w:numId="12">
    <w:abstractNumId w:val="6"/>
  </w:num>
  <w:num w:numId="13">
    <w:abstractNumId w:val="31"/>
  </w:num>
  <w:num w:numId="14">
    <w:abstractNumId w:val="23"/>
  </w:num>
  <w:num w:numId="15">
    <w:abstractNumId w:val="7"/>
  </w:num>
  <w:num w:numId="16">
    <w:abstractNumId w:val="20"/>
  </w:num>
  <w:num w:numId="17">
    <w:abstractNumId w:val="24"/>
  </w:num>
  <w:num w:numId="18">
    <w:abstractNumId w:val="25"/>
  </w:num>
  <w:num w:numId="19">
    <w:abstractNumId w:val="3"/>
  </w:num>
  <w:num w:numId="20">
    <w:abstractNumId w:val="8"/>
  </w:num>
  <w:num w:numId="21">
    <w:abstractNumId w:val="26"/>
  </w:num>
  <w:num w:numId="22">
    <w:abstractNumId w:val="5"/>
  </w:num>
  <w:num w:numId="23">
    <w:abstractNumId w:val="2"/>
  </w:num>
  <w:num w:numId="24">
    <w:abstractNumId w:val="9"/>
  </w:num>
  <w:num w:numId="25">
    <w:abstractNumId w:val="22"/>
  </w:num>
  <w:num w:numId="26">
    <w:abstractNumId w:val="16"/>
  </w:num>
  <w:num w:numId="27">
    <w:abstractNumId w:val="14"/>
  </w:num>
  <w:num w:numId="28">
    <w:abstractNumId w:val="28"/>
  </w:num>
  <w:num w:numId="29">
    <w:abstractNumId w:val="30"/>
  </w:num>
  <w:num w:numId="30">
    <w:abstractNumId w:val="10"/>
  </w:num>
  <w:num w:numId="31">
    <w:abstractNumId w:val="18"/>
  </w:num>
  <w:num w:numId="32">
    <w:abstractNumId w:val="12"/>
  </w:num>
  <w:num w:numId="33">
    <w:abstractNumId w:val="1"/>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zraiee, Ayman H">
    <w15:presenceInfo w15:providerId="AD" w15:userId="S::aalzraiee@usgs.gov::2d59bd01-93d0-4fbf-b22a-1c9c173016f4"/>
  </w15:person>
  <w15:person w15:author="Jeremy White">
    <w15:presenceInfo w15:providerId="AD" w15:userId="S::jwhite@intera.com::c2dff0d6-36b5-4827-b216-9d81e8f757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93A"/>
    <w:rsid w:val="00690A3A"/>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BA3"/>
    <w:rsid w:val="00BD6FF4"/>
    <w:rsid w:val="00BD7753"/>
    <w:rsid w:val="00BD79BF"/>
    <w:rsid w:val="00BD7BCA"/>
    <w:rsid w:val="00BD7CFD"/>
    <w:rsid w:val="00BD7D01"/>
    <w:rsid w:val="00BD7E42"/>
    <w:rsid w:val="00BE057A"/>
    <w:rsid w:val="00BE0647"/>
    <w:rsid w:val="00BE082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6289"/>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image" Target="media/image5.wmf"/><Relationship Id="rId39" Type="http://schemas.openxmlformats.org/officeDocument/2006/relationships/hyperlink" Target="http://www.pesthomepage.org" TargetMode="External"/><Relationship Id="rId21" Type="http://schemas.openxmlformats.org/officeDocument/2006/relationships/image" Target="media/image4.wmf"/><Relationship Id="rId34" Type="http://schemas.openxmlformats.org/officeDocument/2006/relationships/header" Target="header13.xml"/><Relationship Id="rId42" Type="http://schemas.openxmlformats.org/officeDocument/2006/relationships/hyperlink" Target="https://doi.org/10.1109/MHS.1995.494215" TargetMode="External"/><Relationship Id="rId47" Type="http://schemas.openxmlformats.org/officeDocument/2006/relationships/header" Target="header1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github.com/cequencer/redsvd" TargetMode="Externa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eigen.tuxfamily.org" TargetMode="External"/><Relationship Id="rId36" Type="http://schemas.openxmlformats.org/officeDocument/2006/relationships/hyperlink" Target="https://doi.org/10.1109/tevc.2004.826067" TargetMode="External"/><Relationship Id="rId49" Type="http://schemas.openxmlformats.org/officeDocument/2006/relationships/header" Target="header17.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0.xml"/><Relationship Id="rId44" Type="http://schemas.openxmlformats.org/officeDocument/2006/relationships/hyperlink" Target="https://pubs.usgs.gov/tm/tm7c5"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hyperlink" Target="http://www1.icsi.berkeley.edu/~storn/code.html" TargetMode="External"/><Relationship Id="rId35" Type="http://schemas.openxmlformats.org/officeDocument/2006/relationships/header" Target="header14.xml"/><Relationship Id="rId43" Type="http://schemas.openxmlformats.org/officeDocument/2006/relationships/hyperlink" Target="https://doi.org/10.1016/j.jhydrol.2019.123999" TargetMode="External"/><Relationship Id="rId48" Type="http://schemas.openxmlformats.org/officeDocument/2006/relationships/header" Target="header16.xml"/><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yperlink" Target="http://www.pesthomepage.org" TargetMode="External"/><Relationship Id="rId46" Type="http://schemas.openxmlformats.org/officeDocument/2006/relationships/hyperlink" Target="http://www.pesthomepage.org" TargetMode="External"/><Relationship Id="rId20" Type="http://schemas.openxmlformats.org/officeDocument/2006/relationships/oleObject" Target="embeddings/oleObject1.bin"/><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230</Pages>
  <Words>98851</Words>
  <Characters>563452</Characters>
  <Application>Microsoft Office Word</Application>
  <DocSecurity>0</DocSecurity>
  <Lines>4695</Lines>
  <Paragraphs>1321</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660982</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48</cp:revision>
  <cp:lastPrinted>2019-03-02T06:14:00Z</cp:lastPrinted>
  <dcterms:created xsi:type="dcterms:W3CDTF">2021-05-24T14:30:00Z</dcterms:created>
  <dcterms:modified xsi:type="dcterms:W3CDTF">2021-05-26T14:19:00Z</dcterms:modified>
</cp:coreProperties>
</file>